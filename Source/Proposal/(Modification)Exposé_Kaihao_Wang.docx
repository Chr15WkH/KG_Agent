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42" w:rightFromText="142" w:horzAnchor="margin" w:tblpY="-4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799"/>
        <w:gridCol w:w="2840"/>
      </w:tblGrid>
      <w:tr w:rsidR="007B27FF" w14:paraId="512CFED9" w14:textId="77777777" w:rsidTr="00CD45AF">
        <w:trPr>
          <w:trHeight w:val="1021"/>
        </w:trPr>
        <w:tc>
          <w:tcPr>
            <w:tcW w:w="6799" w:type="dxa"/>
            <w:vAlign w:val="bottom"/>
          </w:tcPr>
          <w:p w14:paraId="1C89DCA3" w14:textId="77777777" w:rsidR="007B27FF" w:rsidRDefault="007B27FF" w:rsidP="007B27FF">
            <w:pPr>
              <w:pStyle w:val="KIT-Absatz"/>
              <w:spacing w:line="260" w:lineRule="exact"/>
              <w:rPr>
                <w:szCs w:val="18"/>
              </w:rPr>
            </w:pPr>
          </w:p>
        </w:tc>
        <w:tc>
          <w:tcPr>
            <w:tcW w:w="2840" w:type="dxa"/>
            <w:vAlign w:val="bottom"/>
          </w:tcPr>
          <w:p w14:paraId="25CB47FD" w14:textId="77777777" w:rsidR="007B27FF" w:rsidRDefault="007B27FF" w:rsidP="007B27FF">
            <w:pPr>
              <w:pStyle w:val="KIT-Absatz8ptFettZeilenabstandGenau1075pt"/>
              <w:rPr>
                <w:ins w:id="0" w:author="Jan-Felix Klein" w:date="2026-07-30T07:49:00Z" w16du:dateUtc="2026-07-30T05:49:00Z"/>
              </w:rPr>
            </w:pPr>
            <w:bookmarkStart w:id="1" w:name="OE"/>
            <w:bookmarkEnd w:id="1"/>
            <w:ins w:id="2" w:author="Jan-Felix Klein" w:date="2026-07-30T07:49:00Z" w16du:dateUtc="2026-07-30T05:49:00Z">
              <w:r>
                <w:rPr>
                  <w:noProof/>
                </w:rPr>
                <w:drawing>
                  <wp:anchor distT="0" distB="0" distL="114300" distR="114300" simplePos="0" relativeHeight="251661312" behindDoc="0" locked="0" layoutInCell="1" allowOverlap="1" wp14:anchorId="3D86E4F3" wp14:editId="7B0A25F1">
                    <wp:simplePos x="0" y="0"/>
                    <wp:positionH relativeFrom="column">
                      <wp:posOffset>1499235</wp:posOffset>
                    </wp:positionH>
                    <wp:positionV relativeFrom="paragraph">
                      <wp:posOffset>33020</wp:posOffset>
                    </wp:positionV>
                    <wp:extent cx="581025" cy="361950"/>
                    <wp:effectExtent l="19050" t="0" r="9525" b="0"/>
                    <wp:wrapNone/>
                    <wp:docPr id="420795053" name="Bild 4" descr="Signet_ohne_h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gnet_ohne_hoch"/>
                            <pic:cNvPicPr>
                              <a:picLocks noChangeAspect="1" noChangeArrowheads="1"/>
                            </pic:cNvPicPr>
                          </pic:nvPicPr>
                          <pic:blipFill>
                            <a:blip r:embed="rId10" cstate="print"/>
                            <a:srcRect/>
                            <a:stretch>
                              <a:fillRect/>
                            </a:stretch>
                          </pic:blipFill>
                          <pic:spPr bwMode="auto">
                            <a:xfrm>
                              <a:off x="0" y="0"/>
                              <a:ext cx="581025" cy="361950"/>
                            </a:xfrm>
                            <a:prstGeom prst="rect">
                              <a:avLst/>
                            </a:prstGeom>
                            <a:noFill/>
                            <a:ln w="9525">
                              <a:noFill/>
                              <a:miter lim="800000"/>
                              <a:headEnd/>
                              <a:tailEnd/>
                            </a:ln>
                          </pic:spPr>
                        </pic:pic>
                      </a:graphicData>
                    </a:graphic>
                  </wp:anchor>
                </w:drawing>
              </w:r>
              <w:r>
                <w:t>Institut für Fördertechnik und    LoLogistiksysteme (IFL)</w:t>
              </w:r>
            </w:ins>
          </w:p>
          <w:p w14:paraId="2DAA051B" w14:textId="029587C9" w:rsidR="007B27FF" w:rsidRPr="007B27FF" w:rsidDel="007175E4" w:rsidRDefault="007B27FF" w:rsidP="007B27FF">
            <w:pPr>
              <w:pStyle w:val="KIT-Absatz8ptFettZeilenabstandGenau1075pt"/>
              <w:rPr>
                <w:del w:id="3" w:author="Jan-Felix Klein" w:date="2026-07-30T07:49:00Z" w16du:dateUtc="2026-07-30T05:49:00Z"/>
                <w:lang w:val="sv-SE"/>
                <w:rPrChange w:id="4" w:author="Jan-Felix Klein" w:date="2026-07-30T07:49:00Z" w16du:dateUtc="2026-07-30T05:49:00Z">
                  <w:rPr>
                    <w:del w:id="5" w:author="Jan-Felix Klein" w:date="2026-07-30T07:49:00Z" w16du:dateUtc="2026-07-30T05:49:00Z"/>
                    <w:lang w:val="en-US"/>
                  </w:rPr>
                </w:rPrChange>
              </w:rPr>
            </w:pPr>
            <w:ins w:id="6" w:author="Jan-Felix Klein" w:date="2026-07-30T07:49:00Z" w16du:dateUtc="2026-07-30T05:49:00Z">
              <w:r>
                <w:rPr>
                  <w:sz w:val="14"/>
                  <w:szCs w:val="14"/>
                </w:rPr>
                <w:t>Leiter:</w:t>
              </w:r>
              <w:r>
                <w:rPr>
                  <w:sz w:val="14"/>
                  <w:szCs w:val="14"/>
                </w:rPr>
                <w:tab/>
                <w:t>Prof. Dr.-Ing. Kai Furmans</w:t>
              </w:r>
            </w:ins>
            <w:del w:id="7" w:author="Jan-Felix Klein" w:date="2026-07-30T07:49:00Z" w16du:dateUtc="2026-07-30T05:49:00Z">
              <w:r w:rsidDel="007175E4">
                <w:rPr>
                  <w:noProof/>
                </w:rPr>
                <w:drawing>
                  <wp:anchor distT="0" distB="0" distL="114300" distR="114300" simplePos="0" relativeHeight="251660288" behindDoc="0" locked="0" layoutInCell="1" allowOverlap="1" wp14:anchorId="674C9E2F" wp14:editId="015D6447">
                    <wp:simplePos x="0" y="0"/>
                    <wp:positionH relativeFrom="column">
                      <wp:posOffset>1499235</wp:posOffset>
                    </wp:positionH>
                    <wp:positionV relativeFrom="paragraph">
                      <wp:posOffset>33020</wp:posOffset>
                    </wp:positionV>
                    <wp:extent cx="581025" cy="361950"/>
                    <wp:effectExtent l="19050" t="0" r="9525" b="0"/>
                    <wp:wrapNone/>
                    <wp:docPr id="5" name="Bild 4" descr="Signet_ohne_h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gnet_ohne_hoch"/>
                            <pic:cNvPicPr>
                              <a:picLocks noChangeAspect="1" noChangeArrowheads="1"/>
                            </pic:cNvPicPr>
                          </pic:nvPicPr>
                          <pic:blipFill>
                            <a:blip r:embed="rId10" cstate="print"/>
                            <a:srcRect/>
                            <a:stretch>
                              <a:fillRect/>
                            </a:stretch>
                          </pic:blipFill>
                          <pic:spPr bwMode="auto">
                            <a:xfrm>
                              <a:off x="0" y="0"/>
                              <a:ext cx="581025" cy="361950"/>
                            </a:xfrm>
                            <a:prstGeom prst="rect">
                              <a:avLst/>
                            </a:prstGeom>
                            <a:noFill/>
                            <a:ln w="9525">
                              <a:noFill/>
                              <a:miter lim="800000"/>
                              <a:headEnd/>
                              <a:tailEnd/>
                            </a:ln>
                          </pic:spPr>
                        </pic:pic>
                      </a:graphicData>
                    </a:graphic>
                  </wp:anchor>
                </w:drawing>
              </w:r>
              <w:r w:rsidRPr="007B27FF" w:rsidDel="007175E4">
                <w:rPr>
                  <w:lang w:val="sv-SE"/>
                  <w:rPrChange w:id="8" w:author="Jan-Felix Klein" w:date="2026-07-30T07:49:00Z" w16du:dateUtc="2026-07-30T05:49:00Z">
                    <w:rPr>
                      <w:lang w:val="en-US"/>
                    </w:rPr>
                  </w:rPrChange>
                </w:rPr>
                <w:delText xml:space="preserve">Institute for Material Handling </w:delText>
              </w:r>
            </w:del>
          </w:p>
          <w:p w14:paraId="6FE217B4" w14:textId="378CEB4B" w:rsidR="007B27FF" w:rsidRPr="007B27FF" w:rsidDel="007175E4" w:rsidRDefault="007B27FF" w:rsidP="007B27FF">
            <w:pPr>
              <w:pStyle w:val="KIT-Absatz8ptFettZeilenabstandGenau1075pt"/>
              <w:rPr>
                <w:del w:id="9" w:author="Jan-Felix Klein" w:date="2026-07-30T07:49:00Z" w16du:dateUtc="2026-07-30T05:49:00Z"/>
                <w:lang w:val="sv-SE"/>
                <w:rPrChange w:id="10" w:author="Jan-Felix Klein" w:date="2026-07-30T07:49:00Z" w16du:dateUtc="2026-07-30T05:49:00Z">
                  <w:rPr>
                    <w:del w:id="11" w:author="Jan-Felix Klein" w:date="2026-07-30T07:49:00Z" w16du:dateUtc="2026-07-30T05:49:00Z"/>
                    <w:lang w:val="en-US"/>
                  </w:rPr>
                </w:rPrChange>
              </w:rPr>
            </w:pPr>
            <w:del w:id="12" w:author="Jan-Felix Klein" w:date="2026-07-30T07:49:00Z" w16du:dateUtc="2026-07-30T05:49:00Z">
              <w:r w:rsidRPr="007B27FF" w:rsidDel="007175E4">
                <w:rPr>
                  <w:lang w:val="sv-SE"/>
                  <w:rPrChange w:id="13" w:author="Jan-Felix Klein" w:date="2026-07-30T07:49:00Z" w16du:dateUtc="2026-07-30T05:49:00Z">
                    <w:rPr>
                      <w:lang w:val="en-US"/>
                    </w:rPr>
                  </w:rPrChange>
                </w:rPr>
                <w:delText>and Logistics (IFL)</w:delText>
              </w:r>
            </w:del>
          </w:p>
          <w:p w14:paraId="4FB440F6" w14:textId="015B474F" w:rsidR="007B27FF" w:rsidRPr="00720F87" w:rsidRDefault="007B27FF" w:rsidP="007B27FF">
            <w:pPr>
              <w:pStyle w:val="KIT-Absatz"/>
              <w:tabs>
                <w:tab w:val="left" w:pos="1"/>
                <w:tab w:val="left" w:pos="539"/>
              </w:tabs>
              <w:spacing w:line="204" w:lineRule="exact"/>
              <w:rPr>
                <w:sz w:val="14"/>
                <w:szCs w:val="14"/>
              </w:rPr>
            </w:pPr>
            <w:bookmarkStart w:id="14" w:name="Leiter"/>
            <w:bookmarkEnd w:id="14"/>
            <w:del w:id="15" w:author="Jan-Felix Klein" w:date="2026-07-30T07:49:00Z" w16du:dateUtc="2026-07-30T05:49:00Z">
              <w:r w:rsidDel="007175E4">
                <w:rPr>
                  <w:sz w:val="14"/>
                  <w:szCs w:val="14"/>
                </w:rPr>
                <w:delText>Head:</w:delText>
              </w:r>
              <w:r w:rsidDel="007175E4">
                <w:rPr>
                  <w:sz w:val="14"/>
                  <w:szCs w:val="14"/>
                </w:rPr>
                <w:tab/>
                <w:delText>Prof. Dr.-Ing. Kai Furmans</w:delText>
              </w:r>
            </w:del>
          </w:p>
        </w:tc>
      </w:tr>
      <w:tr w:rsidR="007B27FF" w14:paraId="1A466C52" w14:textId="77777777" w:rsidTr="003E43A6">
        <w:trPr>
          <w:trHeight w:val="528"/>
        </w:trPr>
        <w:tc>
          <w:tcPr>
            <w:tcW w:w="6799" w:type="dxa"/>
          </w:tcPr>
          <w:p w14:paraId="4639B0BC" w14:textId="77777777" w:rsidR="007B27FF" w:rsidRDefault="007B27FF" w:rsidP="007B27FF">
            <w:pPr>
              <w:pStyle w:val="KIT-Absatz"/>
              <w:spacing w:line="260" w:lineRule="exact"/>
              <w:ind w:right="851"/>
              <w:rPr>
                <w:szCs w:val="18"/>
              </w:rPr>
            </w:pPr>
          </w:p>
        </w:tc>
        <w:tc>
          <w:tcPr>
            <w:tcW w:w="2840" w:type="dxa"/>
          </w:tcPr>
          <w:p w14:paraId="2E3DF756" w14:textId="77777777" w:rsidR="007B27FF" w:rsidRPr="00720F87" w:rsidRDefault="007B27FF" w:rsidP="007B27FF">
            <w:pPr>
              <w:pStyle w:val="KIT-Absatz"/>
              <w:spacing w:line="200" w:lineRule="exact"/>
              <w:rPr>
                <w:sz w:val="14"/>
                <w:szCs w:val="14"/>
              </w:rPr>
            </w:pPr>
            <w:bookmarkStart w:id="16" w:name="besucherStr"/>
            <w:bookmarkEnd w:id="16"/>
          </w:p>
        </w:tc>
      </w:tr>
    </w:tbl>
    <w:p w14:paraId="1AB6439C" w14:textId="44CC7CB9" w:rsidR="001303DA" w:rsidRPr="00C37863" w:rsidRDefault="00C37863" w:rsidP="001303DA">
      <w:pPr>
        <w:jc w:val="center"/>
        <w:outlineLvl w:val="0"/>
        <w:rPr>
          <w:rFonts w:cs="Arial"/>
          <w:b/>
          <w:sz w:val="40"/>
          <w:lang w:val="en-US" w:eastAsia="zh-CN"/>
        </w:rPr>
      </w:pPr>
      <w:bookmarkStart w:id="17" w:name="LieferAdr"/>
      <w:bookmarkEnd w:id="17"/>
      <w:r w:rsidRPr="00C37863">
        <w:rPr>
          <w:rFonts w:cs="Arial"/>
          <w:b/>
          <w:sz w:val="40"/>
          <w:lang w:val="en-US"/>
        </w:rPr>
        <w:t>Master</w:t>
      </w:r>
      <w:r>
        <w:rPr>
          <w:rFonts w:cs="Arial"/>
          <w:b/>
          <w:sz w:val="40"/>
          <w:lang w:val="en-US" w:eastAsia="zh-CN"/>
        </w:rPr>
        <w:t>’</w:t>
      </w:r>
      <w:r>
        <w:rPr>
          <w:rFonts w:cs="Arial"/>
          <w:b/>
          <w:sz w:val="40"/>
          <w:lang w:val="en-US"/>
        </w:rPr>
        <w:t>s</w:t>
      </w:r>
      <w:r w:rsidR="00561627">
        <w:rPr>
          <w:rFonts w:cs="Arial"/>
          <w:b/>
          <w:sz w:val="40"/>
          <w:lang w:val="en-US"/>
        </w:rPr>
        <w:t xml:space="preserve"> </w:t>
      </w:r>
      <w:r w:rsidR="00E83771" w:rsidRPr="00C37863">
        <w:rPr>
          <w:rFonts w:cs="Arial"/>
          <w:b/>
          <w:sz w:val="40"/>
          <w:lang w:val="en-US"/>
        </w:rPr>
        <w:t>Thesis</w:t>
      </w:r>
    </w:p>
    <w:p w14:paraId="5D4C6587" w14:textId="152C286E" w:rsidR="00DD2895" w:rsidRPr="00C37863" w:rsidRDefault="001303DA" w:rsidP="001303DA">
      <w:pPr>
        <w:jc w:val="center"/>
        <w:rPr>
          <w:rFonts w:cs="Arial"/>
          <w:b/>
          <w:sz w:val="40"/>
          <w:lang w:val="en-US"/>
        </w:rPr>
      </w:pPr>
      <w:commentRangeStart w:id="18"/>
      <w:r w:rsidRPr="00C37863">
        <w:rPr>
          <w:rFonts w:cs="Arial"/>
          <w:b/>
          <w:sz w:val="40"/>
          <w:lang w:val="en-US"/>
        </w:rPr>
        <w:t>N</w:t>
      </w:r>
      <w:r w:rsidR="00561627" w:rsidRPr="00C37863">
        <w:rPr>
          <w:rFonts w:cs="Arial" w:hint="eastAsia"/>
          <w:b/>
          <w:sz w:val="40"/>
          <w:lang w:val="en-US" w:eastAsia="zh-CN"/>
        </w:rPr>
        <w:t>o</w:t>
      </w:r>
      <w:r w:rsidRPr="00C37863">
        <w:rPr>
          <w:rFonts w:cs="Arial" w:hint="eastAsia"/>
          <w:b/>
          <w:sz w:val="40"/>
          <w:lang w:val="en-US" w:eastAsia="zh-CN"/>
        </w:rPr>
        <w:t>.</w:t>
      </w:r>
      <w:r w:rsidRPr="00C37863">
        <w:rPr>
          <w:rFonts w:cs="Arial"/>
          <w:b/>
          <w:sz w:val="40"/>
          <w:lang w:val="en-US"/>
        </w:rPr>
        <w:t xml:space="preserve"> </w:t>
      </w:r>
      <w:r w:rsidR="00723E10" w:rsidRPr="00C37863">
        <w:rPr>
          <w:rFonts w:cs="Arial"/>
          <w:b/>
          <w:sz w:val="40"/>
          <w:lang w:val="en-US"/>
        </w:rPr>
        <w:t>XXX</w:t>
      </w:r>
      <w:commentRangeEnd w:id="18"/>
      <w:r w:rsidR="007B27FF" w:rsidRPr="00C37863">
        <w:rPr>
          <w:rStyle w:val="CommentReference"/>
          <w:rFonts w:cs="Arial"/>
          <w:b/>
          <w:sz w:val="40"/>
          <w:szCs w:val="20"/>
          <w:lang w:val="en-US"/>
        </w:rPr>
        <w:commentReference w:id="18"/>
      </w:r>
    </w:p>
    <w:p w14:paraId="56DFCC2D" w14:textId="77777777" w:rsidR="009D02A2" w:rsidRPr="00C37863" w:rsidRDefault="009D02A2" w:rsidP="009D02A2">
      <w:pPr>
        <w:autoSpaceDE w:val="0"/>
        <w:autoSpaceDN w:val="0"/>
        <w:adjustRightInd w:val="0"/>
        <w:jc w:val="center"/>
        <w:rPr>
          <w:rFonts w:cs="Arial"/>
          <w:lang w:val="en-US"/>
        </w:rPr>
      </w:pPr>
    </w:p>
    <w:p w14:paraId="62A8B5E9" w14:textId="2E611D8C" w:rsidR="009D02A2" w:rsidRPr="00C37863" w:rsidRDefault="007B27FF" w:rsidP="009D02A2">
      <w:pPr>
        <w:autoSpaceDE w:val="0"/>
        <w:autoSpaceDN w:val="0"/>
        <w:adjustRightInd w:val="0"/>
        <w:jc w:val="center"/>
        <w:rPr>
          <w:rFonts w:ascii="MS Shell Dlg 2" w:hAnsi="MS Shell Dlg 2" w:cs="MS Shell Dlg 2"/>
          <w:sz w:val="17"/>
          <w:szCs w:val="17"/>
          <w:lang w:val="en-US"/>
        </w:rPr>
      </w:pPr>
      <w:ins w:id="19" w:author="Jan-Felix Klein" w:date="2026-07-30T07:51:00Z" w16du:dateUtc="2026-07-30T05:51:00Z">
        <w:r>
          <w:rPr>
            <w:rFonts w:cs="Arial"/>
            <w:lang w:val="en-US"/>
          </w:rPr>
          <w:t>f</w:t>
        </w:r>
      </w:ins>
      <w:del w:id="20" w:author="Jan-Felix Klein" w:date="2026-07-30T07:51:00Z" w16du:dateUtc="2026-07-30T05:51:00Z">
        <w:r w:rsidRPr="00C37863" w:rsidDel="007B27FF">
          <w:rPr>
            <w:rFonts w:cs="Arial"/>
            <w:lang w:val="en-US"/>
          </w:rPr>
          <w:delText>F</w:delText>
        </w:r>
      </w:del>
      <w:ins w:id="21" w:author="Jan-Felix Klein" w:date="2026-07-30T07:50:00Z" w16du:dateUtc="2026-07-30T05:50:00Z">
        <w:r>
          <w:rPr>
            <w:rFonts w:cs="Arial"/>
            <w:lang w:val="en-US"/>
          </w:rPr>
          <w:t xml:space="preserve">ür </w:t>
        </w:r>
      </w:ins>
      <w:del w:id="22" w:author="Jan-Felix Klein" w:date="2026-07-30T07:50:00Z" w16du:dateUtc="2026-07-30T05:50:00Z">
        <w:r w:rsidR="00C37863" w:rsidRPr="00C37863" w:rsidDel="007B27FF">
          <w:rPr>
            <w:rFonts w:cs="Arial"/>
            <w:lang w:val="en-US"/>
          </w:rPr>
          <w:delText>o</w:delText>
        </w:r>
        <w:r w:rsidR="001303DA" w:rsidRPr="00C37863" w:rsidDel="007B27FF">
          <w:rPr>
            <w:rFonts w:cs="Arial"/>
            <w:lang w:val="en-US"/>
          </w:rPr>
          <w:delText xml:space="preserve">r </w:delText>
        </w:r>
      </w:del>
      <w:r w:rsidR="00B84910">
        <w:rPr>
          <w:rFonts w:cs="Arial"/>
          <w:lang w:val="en-US" w:eastAsia="zh-CN"/>
        </w:rPr>
        <w:t>B</w:t>
      </w:r>
      <w:r w:rsidR="00B76AC8" w:rsidRPr="00C37863">
        <w:rPr>
          <w:rFonts w:cs="Arial"/>
          <w:lang w:val="en-US"/>
        </w:rPr>
        <w:t>.</w:t>
      </w:r>
      <w:r w:rsidR="00B84910">
        <w:rPr>
          <w:rFonts w:cs="Arial"/>
          <w:lang w:val="en-US"/>
        </w:rPr>
        <w:t>Eng</w:t>
      </w:r>
      <w:r w:rsidR="00B76AC8" w:rsidRPr="00C37863">
        <w:rPr>
          <w:rFonts w:cs="Arial"/>
          <w:lang w:val="en-US"/>
        </w:rPr>
        <w:t xml:space="preserve">. </w:t>
      </w:r>
      <w:r w:rsidR="00561627" w:rsidRPr="00C37863">
        <w:rPr>
          <w:rFonts w:cs="Arial"/>
          <w:lang w:val="en-US"/>
        </w:rPr>
        <w:t>Kaihao Wang</w:t>
      </w:r>
      <w:r w:rsidR="009D02A2" w:rsidRPr="00C37863">
        <w:rPr>
          <w:rFonts w:cs="Arial"/>
          <w:lang w:val="en-US"/>
        </w:rPr>
        <w:t xml:space="preserve">, </w:t>
      </w:r>
      <w:r w:rsidR="00C37863" w:rsidRPr="00C37863">
        <w:rPr>
          <w:rFonts w:cs="Arial"/>
          <w:lang w:val="en-US"/>
        </w:rPr>
        <w:t>Tennesseeallee 14</w:t>
      </w:r>
      <w:r w:rsidR="00B76AC8" w:rsidRPr="00C37863">
        <w:rPr>
          <w:rFonts w:cs="Arial"/>
          <w:lang w:val="en-US"/>
        </w:rPr>
        <w:t>, Karlsruhe</w:t>
      </w:r>
      <w:r w:rsidR="009D02A2" w:rsidRPr="00C37863">
        <w:rPr>
          <w:rFonts w:cs="Arial"/>
          <w:lang w:val="en-US"/>
        </w:rPr>
        <w:t xml:space="preserve">, </w:t>
      </w:r>
      <w:ins w:id="23" w:author="Jan-Felix Klein" w:date="2026-07-30T07:50:00Z" w16du:dateUtc="2026-07-30T05:50:00Z">
        <w:r>
          <w:rPr>
            <w:rFonts w:cs="Arial"/>
            <w:lang w:val="en-US"/>
          </w:rPr>
          <w:t xml:space="preserve">Matrikelnummer </w:t>
        </w:r>
      </w:ins>
      <w:del w:id="24" w:author="Jan-Felix Klein" w:date="2026-07-30T07:50:00Z" w16du:dateUtc="2026-07-30T05:50:00Z">
        <w:r w:rsidR="00C37863" w:rsidDel="007B27FF">
          <w:rPr>
            <w:rFonts w:cs="Arial"/>
            <w:lang w:val="en-US"/>
          </w:rPr>
          <w:delText>Student ID</w:delText>
        </w:r>
        <w:r w:rsidR="009D02A2" w:rsidRPr="00C37863" w:rsidDel="007B27FF">
          <w:rPr>
            <w:rFonts w:cs="Arial"/>
            <w:lang w:val="en-US"/>
          </w:rPr>
          <w:delText xml:space="preserve"> </w:delText>
        </w:r>
      </w:del>
      <w:r w:rsidR="00561627" w:rsidRPr="00C37863">
        <w:rPr>
          <w:rFonts w:cs="Arial"/>
          <w:lang w:val="en-US"/>
        </w:rPr>
        <w:t>2563171</w:t>
      </w:r>
    </w:p>
    <w:p w14:paraId="7D578422" w14:textId="77777777" w:rsidR="001303DA" w:rsidRPr="00C37863" w:rsidRDefault="001303DA" w:rsidP="00177AC3">
      <w:pPr>
        <w:rPr>
          <w:rFonts w:cs="Arial"/>
          <w:sz w:val="22"/>
          <w:szCs w:val="22"/>
          <w:lang w:val="en-US"/>
        </w:rPr>
      </w:pPr>
    </w:p>
    <w:p w14:paraId="78E80FF3" w14:textId="55FAED78" w:rsidR="00561627" w:rsidRPr="00561627" w:rsidRDefault="00561627" w:rsidP="00561627">
      <w:pPr>
        <w:jc w:val="center"/>
        <w:rPr>
          <w:rFonts w:cs="Arial"/>
          <w:b/>
          <w:bCs/>
          <w:sz w:val="24"/>
          <w:szCs w:val="22"/>
          <w:lang w:val="en-US"/>
        </w:rPr>
      </w:pPr>
      <w:commentRangeStart w:id="25"/>
      <w:del w:id="26" w:author="Jan-Felix Klein" w:date="2026-07-30T07:51:00Z" w16du:dateUtc="2026-07-30T05:51:00Z">
        <w:r w:rsidRPr="00561627" w:rsidDel="007B27FF">
          <w:rPr>
            <w:rFonts w:cs="Arial"/>
            <w:b/>
            <w:bCs/>
            <w:sz w:val="24"/>
            <w:szCs w:val="22"/>
            <w:lang w:val="en-US"/>
          </w:rPr>
          <w:delText xml:space="preserve">Further Development </w:delText>
        </w:r>
      </w:del>
      <w:ins w:id="27" w:author="Jan-Felix Klein" w:date="2026-07-30T07:51:00Z" w16du:dateUtc="2026-07-30T05:51:00Z">
        <w:r w:rsidR="007B27FF">
          <w:rPr>
            <w:rFonts w:cs="Arial"/>
            <w:b/>
            <w:bCs/>
            <w:sz w:val="24"/>
            <w:szCs w:val="22"/>
            <w:lang w:val="en-US"/>
          </w:rPr>
          <w:t xml:space="preserve">Design and Evaluation </w:t>
        </w:r>
      </w:ins>
      <w:r w:rsidRPr="00561627">
        <w:rPr>
          <w:rFonts w:cs="Arial"/>
          <w:b/>
          <w:bCs/>
          <w:sz w:val="24"/>
          <w:szCs w:val="22"/>
          <w:lang w:val="en-US"/>
        </w:rPr>
        <w:t>of an AI Agent for Multi-Hop Reasoning on Knowledge Graphs</w:t>
      </w:r>
      <w:commentRangeEnd w:id="25"/>
      <w:r w:rsidR="007B27FF" w:rsidRPr="00561627">
        <w:rPr>
          <w:rStyle w:val="CommentReference"/>
          <w:rFonts w:cs="Arial"/>
          <w:b/>
          <w:bCs/>
          <w:sz w:val="24"/>
          <w:szCs w:val="22"/>
          <w:lang w:val="en-US"/>
        </w:rPr>
        <w:commentReference w:id="25"/>
      </w:r>
    </w:p>
    <w:p w14:paraId="2174FA0C" w14:textId="79B8C56D" w:rsidR="002D66C5" w:rsidRPr="00561627" w:rsidRDefault="002D66C5" w:rsidP="00173DC6">
      <w:pPr>
        <w:jc w:val="center"/>
        <w:rPr>
          <w:rFonts w:cs="Arial"/>
          <w:b/>
          <w:sz w:val="24"/>
          <w:szCs w:val="22"/>
          <w:lang w:val="en-US" w:eastAsia="zh-CN"/>
        </w:rPr>
      </w:pPr>
    </w:p>
    <w:p w14:paraId="48FBC1BD" w14:textId="77777777" w:rsidR="00705105" w:rsidRPr="008C3DE3" w:rsidRDefault="00705105" w:rsidP="009A07CE">
      <w:pPr>
        <w:jc w:val="both"/>
        <w:rPr>
          <w:rFonts w:cs="Arial"/>
          <w:sz w:val="22"/>
          <w:szCs w:val="22"/>
          <w:lang w:val="en-GB" w:eastAsia="zh-CN"/>
        </w:rPr>
      </w:pPr>
    </w:p>
    <w:p w14:paraId="0C435C7F" w14:textId="5FDA91D1" w:rsidR="00561627" w:rsidRDefault="00561627" w:rsidP="00561627">
      <w:pPr>
        <w:jc w:val="both"/>
        <w:rPr>
          <w:rFonts w:cs="Arial"/>
          <w:sz w:val="22"/>
          <w:szCs w:val="22"/>
          <w:lang w:val="en-US" w:eastAsia="zh-CN"/>
        </w:rPr>
      </w:pPr>
      <w:commentRangeStart w:id="28"/>
      <w:r w:rsidRPr="00561627">
        <w:rPr>
          <w:rFonts w:cs="Arial"/>
          <w:sz w:val="22"/>
          <w:szCs w:val="22"/>
          <w:lang w:val="en-US" w:eastAsia="zh-CN"/>
        </w:rPr>
        <w:t xml:space="preserve">Knowledge graphs provide structured, machine-interpretable access to domain-specific information and can support information retrieval, relationship understanding, and decision support in industrial applications. This thesis builds on a knowledge graph and an initial agent prototype developed in the context of an earlier “factory of the future” project. The agent is also relevant to current research on self-organizing production logistics, where it may operate as a component of a larger multi-agent system. In this setting, the knowledge graph can represent production-logistics entities, individual agents, their capabilities, and available communication mechanisms. </w:t>
      </w:r>
    </w:p>
    <w:p w14:paraId="06D977EE" w14:textId="77777777" w:rsidR="00561627" w:rsidRPr="00561627" w:rsidRDefault="00561627" w:rsidP="00561627">
      <w:pPr>
        <w:jc w:val="both"/>
        <w:rPr>
          <w:rFonts w:cs="Arial"/>
          <w:sz w:val="22"/>
          <w:szCs w:val="22"/>
          <w:lang w:val="en-US" w:eastAsia="zh-CN"/>
        </w:rPr>
      </w:pPr>
    </w:p>
    <w:p w14:paraId="0F402CC9" w14:textId="5A32BA2E" w:rsidR="00561627" w:rsidRPr="00561627" w:rsidRDefault="00561627" w:rsidP="00561627">
      <w:pPr>
        <w:jc w:val="both"/>
        <w:rPr>
          <w:rFonts w:cs="Arial"/>
          <w:sz w:val="22"/>
          <w:szCs w:val="22"/>
          <w:lang w:val="en-US" w:eastAsia="zh-CN"/>
        </w:rPr>
      </w:pPr>
      <w:r w:rsidRPr="00561627">
        <w:rPr>
          <w:rFonts w:cs="Arial"/>
          <w:sz w:val="22"/>
          <w:szCs w:val="22"/>
          <w:lang w:val="en-US" w:eastAsia="zh-CN"/>
        </w:rPr>
        <w:t xml:space="preserve">The first agent was developed as a rapid prototype and provides a functional starting point, but it no longer reflects the full range of currently available LLM-based methods. Its reasoning process, tool use, and answer generation therefore require systematic analysis and further development. Evaluation also remains challenging because some established question-answering datasets contain facts that may already be known to language models, making it difficult to determine whether correct answers result from the use of the knowledge graph. </w:t>
      </w:r>
    </w:p>
    <w:p w14:paraId="599B614A" w14:textId="77777777" w:rsidR="00561627" w:rsidRDefault="00561627" w:rsidP="00561627">
      <w:pPr>
        <w:rPr>
          <w:rFonts w:cs="Arial"/>
          <w:sz w:val="22"/>
          <w:szCs w:val="22"/>
          <w:lang w:val="en-GB" w:eastAsia="zh-CN"/>
        </w:rPr>
      </w:pPr>
    </w:p>
    <w:p w14:paraId="7F0BE10C" w14:textId="64551439" w:rsidR="00561627" w:rsidRDefault="00561627" w:rsidP="00561627">
      <w:pPr>
        <w:rPr>
          <w:rFonts w:cs="Arial"/>
          <w:sz w:val="22"/>
          <w:szCs w:val="22"/>
          <w:lang w:val="en-US" w:eastAsia="zh-CN"/>
        </w:rPr>
      </w:pPr>
      <w:r w:rsidRPr="00561627">
        <w:rPr>
          <w:rFonts w:cs="Arial"/>
          <w:sz w:val="22"/>
          <w:szCs w:val="22"/>
          <w:lang w:val="en-US"/>
        </w:rPr>
        <w:t xml:space="preserve">This thesis aims to further develop the existing AI agent for knowledge graphs and to produce an </w:t>
      </w:r>
      <w:r w:rsidR="000C2C78" w:rsidRPr="000C2C78">
        <w:rPr>
          <w:rFonts w:cs="Arial"/>
          <w:sz w:val="22"/>
          <w:szCs w:val="22"/>
          <w:lang w:val="en-US"/>
        </w:rPr>
        <w:t>functional,</w:t>
      </w:r>
      <w:r w:rsidRPr="00561627">
        <w:rPr>
          <w:rFonts w:cs="Arial"/>
          <w:sz w:val="22"/>
          <w:szCs w:val="22"/>
          <w:lang w:val="en-US"/>
        </w:rPr>
        <w:t xml:space="preserve"> improved prototype. The work will be divided into three main stages: analysis, development, and evaluation. First, relevant research, existing knowledge graph question-answering datasets, and the current agent prototype will be analyzed to identify suitable improvement opportunities. Based on these findings, the agent workflow will be redesigned and implemented using LangGraph and LangChain, with particular attention to reasoning, tool use, knowledge graph queries, and answer generation.</w:t>
      </w:r>
    </w:p>
    <w:p w14:paraId="7219983D" w14:textId="77777777" w:rsidR="00561627" w:rsidRPr="00561627" w:rsidRDefault="00561627" w:rsidP="00561627">
      <w:pPr>
        <w:rPr>
          <w:rFonts w:cs="Arial"/>
          <w:sz w:val="22"/>
          <w:szCs w:val="22"/>
          <w:lang w:val="en-US" w:eastAsia="zh-CN"/>
        </w:rPr>
      </w:pPr>
    </w:p>
    <w:p w14:paraId="05C5818C" w14:textId="77777777" w:rsidR="00561627" w:rsidRDefault="00561627" w:rsidP="00561627">
      <w:pPr>
        <w:rPr>
          <w:ins w:id="29" w:author="Jan-Felix Klein" w:date="2026-07-30T07:53:00Z" w16du:dateUtc="2026-07-30T05:53:00Z"/>
          <w:rFonts w:cs="Arial"/>
          <w:sz w:val="22"/>
          <w:szCs w:val="22"/>
          <w:lang w:val="en-US"/>
        </w:rPr>
      </w:pPr>
      <w:r w:rsidRPr="00561627">
        <w:rPr>
          <w:rFonts w:cs="Arial"/>
          <w:sz w:val="22"/>
          <w:szCs w:val="22"/>
          <w:lang w:val="en-US"/>
        </w:rPr>
        <w:t>The improved agent will then be compared quantitatively with the existing prototype. Existing datasets will be used where appropriate, while additional domain-specific evaluation data may be designed or generated depending on the results of the initial analysis. If an equivalent and fair comparison can be established, a retrieval-augmented generation approach will also be included as an additional baseline.</w:t>
      </w:r>
      <w:commentRangeEnd w:id="28"/>
      <w:r w:rsidR="00E76CA1">
        <w:rPr>
          <w:rStyle w:val="CommentReference"/>
          <w:rFonts w:cs="Arial"/>
          <w:sz w:val="22"/>
          <w:szCs w:val="22"/>
          <w:lang w:val="en-US"/>
        </w:rPr>
        <w:commentReference w:id="28"/>
      </w:r>
    </w:p>
    <w:p w14:paraId="5530BC3B" w14:textId="77777777" w:rsidR="007B27FF" w:rsidRDefault="007B27FF" w:rsidP="00561627">
      <w:pPr>
        <w:rPr>
          <w:ins w:id="30" w:author="Jan-Felix Klein" w:date="2026-07-30T07:53:00Z" w16du:dateUtc="2026-07-30T05:53:00Z"/>
          <w:rFonts w:cs="Arial"/>
          <w:sz w:val="22"/>
          <w:szCs w:val="22"/>
          <w:lang w:val="en-US"/>
        </w:rPr>
      </w:pPr>
    </w:p>
    <w:p w14:paraId="63A83142" w14:textId="77777777" w:rsidR="007B27FF" w:rsidRPr="004F324D" w:rsidRDefault="007B27FF" w:rsidP="007B27FF">
      <w:pPr>
        <w:jc w:val="both"/>
        <w:rPr>
          <w:ins w:id="31" w:author="Jan-Felix Klein" w:date="2026-07-30T07:53:00Z" w16du:dateUtc="2026-07-30T05:53:00Z"/>
          <w:rFonts w:cs="Arial"/>
          <w:sz w:val="22"/>
        </w:rPr>
      </w:pPr>
      <w:commentRangeStart w:id="32"/>
      <w:commentRangeStart w:id="33"/>
      <w:ins w:id="34" w:author="Jan-Felix Klein" w:date="2026-07-30T07:53:00Z" w16du:dateUtc="2026-07-30T05:53:00Z">
        <w:r w:rsidRPr="004F324D">
          <w:rPr>
            <w:rFonts w:cs="Arial"/>
            <w:sz w:val="22"/>
          </w:rPr>
          <w:t xml:space="preserve">Der Arbeit </w:t>
        </w:r>
        <w:r>
          <w:rPr>
            <w:rFonts w:cs="Arial"/>
            <w:sz w:val="22"/>
          </w:rPr>
          <w:t>ist</w:t>
        </w:r>
        <w:r w:rsidRPr="004F324D">
          <w:rPr>
            <w:rFonts w:cs="Arial"/>
            <w:sz w:val="22"/>
          </w:rPr>
          <w:t xml:space="preserve"> eine Erklärung folgenden Wortlautes beizufügen:</w:t>
        </w:r>
      </w:ins>
    </w:p>
    <w:p w14:paraId="4676AC29" w14:textId="77777777" w:rsidR="007B27FF" w:rsidRPr="004F324D" w:rsidRDefault="007B27FF" w:rsidP="007B27FF">
      <w:pPr>
        <w:jc w:val="both"/>
        <w:rPr>
          <w:ins w:id="35" w:author="Jan-Felix Klein" w:date="2026-07-30T07:53:00Z" w16du:dateUtc="2026-07-30T05:53:00Z"/>
          <w:rFonts w:cs="Arial"/>
          <w:sz w:val="22"/>
        </w:rPr>
      </w:pPr>
      <w:ins w:id="36" w:author="Jan-Felix Klein" w:date="2026-07-30T07:53:00Z" w16du:dateUtc="2026-07-30T05:53:00Z">
        <w:r w:rsidRPr="004F324D">
          <w:rPr>
            <w:rFonts w:cs="Arial"/>
            <w:sz w:val="22"/>
          </w:rPr>
          <w:t>"</w:t>
        </w:r>
        <w:r w:rsidRPr="00C90528">
          <w:rPr>
            <w:rFonts w:cs="Arial"/>
            <w:sz w:val="22"/>
          </w:rPr>
          <w:t>Ich versichere wahrheitsgemäß, die Arbeit selbstständig angefertigt, keine anderen als die angegebenen Quellen und Hilfsmittel benutzt zu haben, die wörtlich oder inhaltlich übernommenen Stellen als solche kenntlich gemacht zu haben und die Satzung des KIT zur Sicherung guter wissenschaftlicher Praxis in der jeweils gültigen Fassung beachtet zu haben.</w:t>
        </w:r>
        <w:r w:rsidRPr="004F324D">
          <w:rPr>
            <w:rFonts w:cs="Arial"/>
            <w:sz w:val="22"/>
          </w:rPr>
          <w:t>"</w:t>
        </w:r>
        <w:commentRangeEnd w:id="32"/>
        <w:r w:rsidRPr="004F324D">
          <w:rPr>
            <w:rStyle w:val="CommentReference"/>
            <w:rFonts w:cs="Arial"/>
            <w:sz w:val="22"/>
            <w:szCs w:val="20"/>
          </w:rPr>
          <w:commentReference w:id="32"/>
        </w:r>
      </w:ins>
      <w:commentRangeEnd w:id="33"/>
      <w:r w:rsidRPr="004F324D">
        <w:rPr>
          <w:rStyle w:val="CommentReference"/>
          <w:rFonts w:cs="Arial"/>
          <w:sz w:val="22"/>
          <w:szCs w:val="20"/>
        </w:rPr>
        <w:commentReference w:id="33"/>
      </w:r>
    </w:p>
    <w:p w14:paraId="16740FAC" w14:textId="77777777" w:rsidR="007B27FF" w:rsidRPr="007B27FF" w:rsidRDefault="007B27FF" w:rsidP="00561627">
      <w:pPr>
        <w:rPr>
          <w:rFonts w:cs="Arial"/>
          <w:sz w:val="22"/>
          <w:szCs w:val="22"/>
          <w:lang w:eastAsia="zh-CN"/>
          <w:rPrChange w:id="37" w:author="Jan-Felix Klein" w:date="2026-07-30T07:53:00Z" w16du:dateUtc="2026-07-30T05:53:00Z">
            <w:rPr>
              <w:rFonts w:cs="Arial"/>
              <w:sz w:val="22"/>
              <w:szCs w:val="22"/>
              <w:lang w:val="en-US" w:eastAsia="zh-CN"/>
            </w:rPr>
          </w:rPrChange>
        </w:rPr>
      </w:pPr>
    </w:p>
    <w:p w14:paraId="4FEC2C6D" w14:textId="77777777" w:rsidR="000C2C78" w:rsidRDefault="000C2C78" w:rsidP="00561627">
      <w:pPr>
        <w:rPr>
          <w:rFonts w:cs="Arial"/>
          <w:sz w:val="22"/>
          <w:szCs w:val="22"/>
          <w:lang w:val="en-US" w:eastAsia="zh-CN"/>
        </w:rPr>
      </w:pPr>
    </w:p>
    <w:p w14:paraId="5194C55F" w14:textId="77777777" w:rsidR="007B27FF" w:rsidRPr="004F324D" w:rsidRDefault="007B27FF" w:rsidP="007B27FF">
      <w:pPr>
        <w:rPr>
          <w:ins w:id="38" w:author="Jan-Felix Klein" w:date="2026-07-30T07:53:00Z" w16du:dateUtc="2026-07-30T05:53:00Z"/>
          <w:rFonts w:cs="Arial"/>
          <w:sz w:val="22"/>
        </w:rPr>
      </w:pPr>
      <w:ins w:id="39" w:author="Jan-Felix Klein" w:date="2026-07-30T07:53:00Z" w16du:dateUtc="2026-07-30T05:53:00Z">
        <w:r>
          <w:rPr>
            <w:rFonts w:cs="Arial"/>
            <w:sz w:val="22"/>
          </w:rPr>
          <w:t>Zwei</w:t>
        </w:r>
        <w:r w:rsidRPr="004F324D">
          <w:rPr>
            <w:rFonts w:cs="Arial"/>
            <w:sz w:val="22"/>
          </w:rPr>
          <w:t xml:space="preserve"> Exemplare der Arbeit verbleiben am Lehrstuhl.</w:t>
        </w:r>
      </w:ins>
    </w:p>
    <w:p w14:paraId="5B6E6182" w14:textId="5B9A82B2" w:rsidR="000C2C78" w:rsidRPr="007B27FF" w:rsidDel="007B27FF" w:rsidRDefault="000C2C78" w:rsidP="00561627">
      <w:pPr>
        <w:rPr>
          <w:del w:id="40" w:author="Jan-Felix Klein" w:date="2026-07-30T07:53:00Z" w16du:dateUtc="2026-07-30T05:53:00Z"/>
          <w:rFonts w:cs="Arial"/>
          <w:sz w:val="22"/>
          <w:szCs w:val="22"/>
          <w:lang w:val="sv-SE" w:eastAsia="zh-CN"/>
          <w:rPrChange w:id="41" w:author="Jan-Felix Klein" w:date="2026-07-30T07:53:00Z" w16du:dateUtc="2026-07-30T05:53:00Z">
            <w:rPr>
              <w:del w:id="42" w:author="Jan-Felix Klein" w:date="2026-07-30T07:53:00Z" w16du:dateUtc="2026-07-30T05:53:00Z"/>
              <w:rFonts w:cs="Arial"/>
              <w:sz w:val="22"/>
              <w:szCs w:val="22"/>
              <w:lang w:val="en-US" w:eastAsia="zh-CN"/>
            </w:rPr>
          </w:rPrChange>
        </w:rPr>
      </w:pPr>
      <w:del w:id="43" w:author="Jan-Felix Klein" w:date="2026-07-30T07:53:00Z" w16du:dateUtc="2026-07-30T05:53:00Z">
        <w:r w:rsidRPr="007B27FF" w:rsidDel="007B27FF">
          <w:rPr>
            <w:rFonts w:cs="Arial"/>
            <w:sz w:val="22"/>
            <w:szCs w:val="22"/>
            <w:lang w:val="sv-SE" w:eastAsia="zh-CN"/>
            <w:rPrChange w:id="44" w:author="Jan-Felix Klein" w:date="2026-07-30T07:53:00Z" w16du:dateUtc="2026-07-30T05:53:00Z">
              <w:rPr>
                <w:rFonts w:cs="Arial"/>
                <w:sz w:val="22"/>
                <w:szCs w:val="22"/>
                <w:lang w:val="en-US" w:eastAsia="zh-CN"/>
              </w:rPr>
            </w:rPrChange>
          </w:rPr>
          <w:delText>Two copies of the thesis shall remain at the institute.</w:delText>
        </w:r>
      </w:del>
    </w:p>
    <w:p w14:paraId="49E21298" w14:textId="77777777" w:rsidR="004F051C" w:rsidRPr="007B27FF" w:rsidRDefault="004F051C" w:rsidP="004F051C">
      <w:pPr>
        <w:pStyle w:val="BodyText"/>
        <w:rPr>
          <w:rFonts w:ascii="Arial" w:hAnsi="Arial"/>
          <w:sz w:val="22"/>
          <w:lang w:val="sv-SE" w:eastAsia="zh-CN"/>
          <w:rPrChange w:id="45" w:author="Jan-Felix Klein" w:date="2026-07-30T07:53:00Z" w16du:dateUtc="2026-07-30T05:53:00Z">
            <w:rPr>
              <w:rFonts w:ascii="Arial" w:hAnsi="Arial"/>
              <w:sz w:val="22"/>
              <w:lang w:val="en-US" w:eastAsia="zh-CN"/>
            </w:rPr>
          </w:rPrChange>
        </w:rPr>
      </w:pPr>
    </w:p>
    <w:p w14:paraId="00F02FDB" w14:textId="6F2A4D48" w:rsidR="00705105" w:rsidRDefault="00C37863" w:rsidP="004F051C">
      <w:pPr>
        <w:pStyle w:val="BodyText"/>
        <w:rPr>
          <w:rFonts w:ascii="Arial" w:hAnsi="Arial"/>
          <w:sz w:val="22"/>
        </w:rPr>
      </w:pPr>
      <w:r>
        <w:rPr>
          <w:rFonts w:ascii="Arial" w:hAnsi="Arial"/>
          <w:sz w:val="22"/>
        </w:rPr>
        <w:lastRenderedPageBreak/>
        <w:t>Supervisor</w:t>
      </w:r>
      <w:r w:rsidR="001303DA">
        <w:rPr>
          <w:rFonts w:ascii="Arial" w:hAnsi="Arial"/>
          <w:sz w:val="22"/>
        </w:rPr>
        <w:t>:</w:t>
      </w:r>
      <w:r w:rsidR="001303DA">
        <w:rPr>
          <w:rFonts w:ascii="Arial" w:hAnsi="Arial"/>
          <w:sz w:val="22"/>
        </w:rPr>
        <w:tab/>
      </w:r>
      <w:r w:rsidR="001303DA">
        <w:rPr>
          <w:rFonts w:ascii="Arial" w:hAnsi="Arial"/>
          <w:sz w:val="22"/>
        </w:rPr>
        <w:tab/>
      </w:r>
      <w:r>
        <w:rPr>
          <w:rFonts w:ascii="Arial" w:hAnsi="Arial"/>
          <w:sz w:val="22"/>
        </w:rPr>
        <w:t xml:space="preserve">  </w:t>
      </w:r>
      <w:r w:rsidR="00465961">
        <w:rPr>
          <w:rFonts w:ascii="Arial" w:hAnsi="Arial"/>
          <w:sz w:val="22"/>
        </w:rPr>
        <w:t>Dr</w:t>
      </w:r>
      <w:r w:rsidR="00162091">
        <w:rPr>
          <w:rFonts w:ascii="Arial" w:hAnsi="Arial"/>
          <w:sz w:val="22"/>
        </w:rPr>
        <w:t>.</w:t>
      </w:r>
      <w:r w:rsidR="00465961">
        <w:rPr>
          <w:rFonts w:ascii="Arial" w:hAnsi="Arial"/>
          <w:sz w:val="22"/>
        </w:rPr>
        <w:t>-Ing. Jan-Felix Klein</w:t>
      </w:r>
      <w:ins w:id="46" w:author="Jan-Felix Klein" w:date="2026-07-30T07:54:00Z" w16du:dateUtc="2026-07-30T05:54:00Z">
        <w:r w:rsidR="007B27FF">
          <w:rPr>
            <w:rFonts w:ascii="Arial" w:hAnsi="Arial"/>
            <w:sz w:val="22"/>
          </w:rPr>
          <w:t>, M.Sc. Etienne Hoffmann</w:t>
        </w:r>
      </w:ins>
    </w:p>
    <w:p w14:paraId="1968A7D9" w14:textId="5B7849C1" w:rsidR="00BE065D" w:rsidRPr="00C37863" w:rsidRDefault="00C37863" w:rsidP="004F051C">
      <w:pPr>
        <w:pStyle w:val="BodyText"/>
        <w:rPr>
          <w:rFonts w:cs="Arial"/>
          <w:sz w:val="22"/>
          <w:lang w:val="en-US"/>
        </w:rPr>
      </w:pPr>
      <w:r w:rsidRPr="00C37863">
        <w:rPr>
          <w:rFonts w:ascii="Arial" w:hAnsi="Arial"/>
          <w:sz w:val="22"/>
          <w:lang w:val="en-US"/>
        </w:rPr>
        <w:t xml:space="preserve">Start </w:t>
      </w:r>
      <w:r>
        <w:rPr>
          <w:rFonts w:ascii="Arial" w:hAnsi="Arial"/>
          <w:sz w:val="22"/>
          <w:lang w:val="en-US"/>
        </w:rPr>
        <w:t>d</w:t>
      </w:r>
      <w:r w:rsidRPr="00C37863">
        <w:rPr>
          <w:rFonts w:ascii="Arial" w:hAnsi="Arial"/>
          <w:sz w:val="22"/>
          <w:lang w:val="en-US"/>
        </w:rPr>
        <w:t>ate</w:t>
      </w:r>
      <w:r w:rsidR="009A0037" w:rsidRPr="00C37863">
        <w:rPr>
          <w:rFonts w:ascii="Arial" w:hAnsi="Arial"/>
          <w:sz w:val="22"/>
          <w:lang w:val="en-US"/>
        </w:rPr>
        <w:t>:</w:t>
      </w:r>
      <w:r w:rsidR="009A0037" w:rsidRPr="00C37863">
        <w:rPr>
          <w:rFonts w:ascii="Arial" w:hAnsi="Arial"/>
          <w:sz w:val="22"/>
          <w:lang w:val="en-US"/>
        </w:rPr>
        <w:tab/>
      </w:r>
      <w:r w:rsidR="009A0037" w:rsidRPr="00C37863">
        <w:rPr>
          <w:rFonts w:ascii="Arial" w:hAnsi="Arial"/>
          <w:sz w:val="22"/>
          <w:lang w:val="en-US"/>
        </w:rPr>
        <w:tab/>
      </w:r>
      <w:r>
        <w:rPr>
          <w:rFonts w:ascii="Arial" w:hAnsi="Arial"/>
          <w:sz w:val="22"/>
          <w:lang w:val="en-US"/>
        </w:rPr>
        <w:t xml:space="preserve">  01.08.2026</w:t>
      </w:r>
      <w:r w:rsidR="00493AB0" w:rsidRPr="00C37863">
        <w:rPr>
          <w:rFonts w:ascii="Arial" w:hAnsi="Arial"/>
          <w:sz w:val="22"/>
          <w:lang w:val="en-US"/>
        </w:rPr>
        <w:br/>
      </w:r>
      <w:r w:rsidRPr="00C37863">
        <w:rPr>
          <w:rFonts w:ascii="Arial" w:hAnsi="Arial"/>
          <w:sz w:val="22"/>
          <w:lang w:val="en-US"/>
        </w:rPr>
        <w:t>Submission deadline</w:t>
      </w:r>
      <w:r w:rsidR="00493AB0" w:rsidRPr="00C37863">
        <w:rPr>
          <w:rFonts w:ascii="Arial" w:hAnsi="Arial"/>
          <w:sz w:val="22"/>
          <w:lang w:val="en-US"/>
        </w:rPr>
        <w:t>:</w:t>
      </w:r>
      <w:r w:rsidR="00493AB0" w:rsidRPr="00C37863">
        <w:rPr>
          <w:rFonts w:ascii="Arial" w:hAnsi="Arial"/>
          <w:sz w:val="22"/>
          <w:lang w:val="en-US"/>
        </w:rPr>
        <w:tab/>
      </w:r>
      <w:r>
        <w:rPr>
          <w:rFonts w:ascii="Arial" w:hAnsi="Arial"/>
          <w:sz w:val="22"/>
          <w:lang w:val="en-US"/>
        </w:rPr>
        <w:t xml:space="preserve">  01.0</w:t>
      </w:r>
      <w:r w:rsidR="00612F13">
        <w:rPr>
          <w:rFonts w:ascii="Arial" w:hAnsi="Arial"/>
          <w:sz w:val="22"/>
          <w:lang w:val="en-US"/>
        </w:rPr>
        <w:t>2</w:t>
      </w:r>
      <w:r>
        <w:rPr>
          <w:rFonts w:ascii="Arial" w:hAnsi="Arial"/>
          <w:sz w:val="22"/>
          <w:lang w:val="en-US"/>
        </w:rPr>
        <w:t>.2027</w:t>
      </w:r>
      <w:r w:rsidR="001303DA" w:rsidRPr="00C37863">
        <w:rPr>
          <w:rFonts w:ascii="Arial" w:hAnsi="Arial"/>
          <w:sz w:val="22"/>
          <w:lang w:val="en-US"/>
        </w:rPr>
        <w:br/>
      </w:r>
    </w:p>
    <w:p w14:paraId="0A3AFEF3" w14:textId="77777777" w:rsidR="00FC1194" w:rsidRPr="00C37863" w:rsidRDefault="00FC1194" w:rsidP="004F051C">
      <w:pPr>
        <w:pStyle w:val="BodyText"/>
        <w:rPr>
          <w:rFonts w:cs="Arial"/>
          <w:sz w:val="22"/>
          <w:lang w:val="en-US"/>
        </w:rPr>
      </w:pPr>
    </w:p>
    <w:p w14:paraId="010992AD" w14:textId="77777777" w:rsidR="00EA2796" w:rsidRPr="00C37863" w:rsidRDefault="001303DA" w:rsidP="002D66C5">
      <w:pPr>
        <w:rPr>
          <w:lang w:val="en-US"/>
        </w:rPr>
      </w:pPr>
      <w:r w:rsidRPr="00C37863">
        <w:rPr>
          <w:rFonts w:cs="Arial"/>
          <w:sz w:val="22"/>
          <w:lang w:val="en-US"/>
        </w:rPr>
        <w:t>Prof. Dr.-Ing. K. Furmans</w:t>
      </w:r>
    </w:p>
    <w:sectPr w:rsidR="00EA2796" w:rsidRPr="00C37863" w:rsidSect="002B18C0">
      <w:footerReference w:type="default" r:id="rId15"/>
      <w:headerReference w:type="first" r:id="rId16"/>
      <w:footerReference w:type="first" r:id="rId17"/>
      <w:pgSz w:w="11907" w:h="16840" w:code="9"/>
      <w:pgMar w:top="1418" w:right="1134" w:bottom="851" w:left="1134" w:header="669"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 w:author="Jan-Felix Klein" w:date="2026-07-30T07:50:00Z" w:initials="JK">
    <w:p w14:paraId="0D851162" w14:textId="77777777" w:rsidR="007B27FF" w:rsidRDefault="007B27FF" w:rsidP="007B27FF">
      <w:r>
        <w:rPr>
          <w:rStyle w:val="CommentReference"/>
        </w:rPr>
        <w:annotationRef/>
      </w:r>
      <w:r>
        <w:t>I will get this number from the IFL once we have set this document up</w:t>
      </w:r>
    </w:p>
  </w:comment>
  <w:comment w:id="25" w:author="Jan-Felix Klein" w:date="2026-07-30T07:52:00Z" w:initials="JK">
    <w:p w14:paraId="0B1F329B" w14:textId="77777777" w:rsidR="007B27FF" w:rsidRDefault="007B27FF" w:rsidP="007B27FF">
      <w:r>
        <w:rPr>
          <w:rStyle w:val="CommentReference"/>
        </w:rPr>
        <w:annotationRef/>
      </w:r>
      <w:r>
        <w:t>You dont have to mention the previous agent in your title. So I would propose the edited one</w:t>
      </w:r>
    </w:p>
  </w:comment>
  <w:comment w:id="28" w:author="Jan-Felix Klein" w:date="2026-07-30T08:00:00Z" w:initials="JK">
    <w:p w14:paraId="5D23CD07" w14:textId="77777777" w:rsidR="00E76CA1" w:rsidRDefault="00E76CA1" w:rsidP="00E76CA1">
      <w:r>
        <w:rPr>
          <w:rStyle w:val="CommentReference"/>
        </w:rPr>
        <w:annotationRef/>
      </w:r>
      <w:r>
        <w:t>The overall text should be reduced in size and should be more concrete:</w:t>
      </w:r>
    </w:p>
    <w:p w14:paraId="417D5B1D" w14:textId="77777777" w:rsidR="00E76CA1" w:rsidRDefault="00E76CA1" w:rsidP="00E76CA1">
      <w:r>
        <w:t>- Small paragraph on the general problem statements. Why does it make sense to have such an Agent? You can mention the two application areas that I want to deploy it in, the circular factory project and the self-organizing production logistics idea.</w:t>
      </w:r>
    </w:p>
    <w:p w14:paraId="011D371D" w14:textId="77777777" w:rsidR="00E76CA1" w:rsidRDefault="00E76CA1" w:rsidP="00E76CA1"/>
    <w:p w14:paraId="58D80343" w14:textId="77777777" w:rsidR="00E76CA1" w:rsidRDefault="00E76CA1" w:rsidP="00E76CA1">
      <w:r>
        <w:t>- Then one section about the current limitations which opens up the research gap</w:t>
      </w:r>
    </w:p>
    <w:p w14:paraId="7202163A" w14:textId="77777777" w:rsidR="00E76CA1" w:rsidRDefault="00E76CA1" w:rsidP="00E76CA1"/>
    <w:p w14:paraId="551BA229" w14:textId="77777777" w:rsidR="00E76CA1" w:rsidRDefault="00E76CA1" w:rsidP="00E76CA1">
      <w:r>
        <w:t>- and then one third paragraph about your thesis including the goal and the methodology on how to achieve it.</w:t>
      </w:r>
    </w:p>
    <w:p w14:paraId="3C14DFAA" w14:textId="77777777" w:rsidR="00E76CA1" w:rsidRDefault="00E76CA1" w:rsidP="00E76CA1"/>
  </w:comment>
  <w:comment w:id="32" w:author="Klein, Jan-Felix (IFL)" w:date="2025-10-13T14:17:00Z" w:initials="JK">
    <w:p w14:paraId="51B76C0C" w14:textId="77777777" w:rsidR="007B27FF" w:rsidRDefault="007B27FF" w:rsidP="00723E10">
      <w:pPr>
        <w:pStyle w:val="CommentText"/>
      </w:pPr>
      <w:r>
        <w:rPr>
          <w:rStyle w:val="CommentReference"/>
        </w:rPr>
        <w:annotationRef/>
      </w:r>
      <w:r>
        <w:t>Bleibt bestehen</w:t>
      </w:r>
    </w:p>
  </w:comment>
  <w:comment w:id="33" w:author="Jan-Felix Klein" w:date="2026-07-30T07:54:00Z" w:initials="JK">
    <w:p w14:paraId="34CFC130" w14:textId="77777777" w:rsidR="007B27FF" w:rsidRDefault="007B27FF" w:rsidP="007B27FF">
      <w:r>
        <w:rPr>
          <w:rStyle w:val="CommentReference"/>
        </w:rPr>
        <w:annotationRef/>
      </w:r>
      <w:r>
        <w:t>This is a mandatory section which needs to be kept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851162" w15:done="0"/>
  <w15:commentEx w15:paraId="0B1F329B" w15:done="0"/>
  <w15:commentEx w15:paraId="3C14DFAA" w15:done="0"/>
  <w15:commentEx w15:paraId="51B76C0C" w15:done="0"/>
  <w15:commentEx w15:paraId="34CFC130" w15:paraIdParent="51B76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CDA5A5A" w16cex:dateUtc="2026-07-30T05:50:00Z"/>
  <w16cex:commentExtensible w16cex:durableId="2D34B1B8" w16cex:dateUtc="2026-07-30T05:52:00Z"/>
  <w16cex:commentExtensible w16cex:durableId="1B6C1CC1" w16cex:dateUtc="2026-07-30T06:00:00Z"/>
  <w16cex:commentExtensible w16cex:durableId="2241FAA5" w16cex:dateUtc="2025-10-13T12:17:00Z"/>
  <w16cex:commentExtensible w16cex:durableId="56102E0A" w16cex:dateUtc="2026-07-30T0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851162" w16cid:durableId="2CDA5A5A"/>
  <w16cid:commentId w16cid:paraId="0B1F329B" w16cid:durableId="2D34B1B8"/>
  <w16cid:commentId w16cid:paraId="3C14DFAA" w16cid:durableId="1B6C1CC1"/>
  <w16cid:commentId w16cid:paraId="51B76C0C" w16cid:durableId="2241FAA5"/>
  <w16cid:commentId w16cid:paraId="34CFC130" w16cid:durableId="56102E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7633F8" w14:textId="77777777" w:rsidR="00953960" w:rsidRDefault="00953960">
      <w:r>
        <w:separator/>
      </w:r>
    </w:p>
  </w:endnote>
  <w:endnote w:type="continuationSeparator" w:id="0">
    <w:p w14:paraId="7D007BF5" w14:textId="77777777" w:rsidR="00953960" w:rsidRDefault="00953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20B0604020202020204"/>
    <w:charset w:val="00"/>
    <w:family w:val="swiss"/>
    <w:pitch w:val="variable"/>
    <w:sig w:usb0="00000003" w:usb1="00000000" w:usb2="00000000" w:usb3="00000000" w:csb0="00000001" w:csb1="00000000"/>
  </w:font>
  <w:font w:name="MS Shell Dlg 2">
    <w:altName w:val="Sylfaen"/>
    <w:panose1 w:val="020B060402020202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D2018D" w14:textId="77777777" w:rsidR="00173DC6" w:rsidRDefault="00173DC6">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39A04" w14:textId="77777777" w:rsidR="00173DC6" w:rsidRDefault="00173DC6"/>
  <w:tbl>
    <w:tblPr>
      <w:tblW w:w="9639" w:type="dxa"/>
      <w:tblBorders>
        <w:top w:val="single" w:sz="4" w:space="0" w:color="auto"/>
      </w:tblBorders>
      <w:tblLayout w:type="fixed"/>
      <w:tblCellMar>
        <w:left w:w="0" w:type="dxa"/>
        <w:right w:w="0" w:type="dxa"/>
      </w:tblCellMar>
      <w:tblLook w:val="01E0" w:firstRow="1" w:lastRow="1" w:firstColumn="1" w:lastColumn="1" w:noHBand="0" w:noVBand="0"/>
    </w:tblPr>
    <w:tblGrid>
      <w:gridCol w:w="3063"/>
      <w:gridCol w:w="3737"/>
      <w:gridCol w:w="2839"/>
    </w:tblGrid>
    <w:tr w:rsidR="00173DC6" w:rsidRPr="00596D3E" w14:paraId="08CAF757" w14:textId="77777777" w:rsidTr="00B05A36">
      <w:trPr>
        <w:trHeight w:val="1503"/>
      </w:trPr>
      <w:tc>
        <w:tcPr>
          <w:tcW w:w="3063" w:type="dxa"/>
          <w:tcBorders>
            <w:top w:val="nil"/>
          </w:tcBorders>
        </w:tcPr>
        <w:p w14:paraId="51B856FB" w14:textId="77777777" w:rsidR="00173DC6" w:rsidRPr="00596D3E" w:rsidRDefault="00173DC6" w:rsidP="00596D3E">
          <w:pPr>
            <w:pStyle w:val="Footer"/>
          </w:pPr>
        </w:p>
      </w:tc>
      <w:tc>
        <w:tcPr>
          <w:tcW w:w="3737" w:type="dxa"/>
          <w:tcBorders>
            <w:top w:val="nil"/>
          </w:tcBorders>
        </w:tcPr>
        <w:p w14:paraId="27EDB89F" w14:textId="77777777" w:rsidR="00173DC6" w:rsidRPr="00596D3E" w:rsidRDefault="00173DC6" w:rsidP="00596D3E">
          <w:pPr>
            <w:pStyle w:val="Footer"/>
          </w:pPr>
        </w:p>
      </w:tc>
      <w:tc>
        <w:tcPr>
          <w:tcW w:w="2839" w:type="dxa"/>
          <w:tcBorders>
            <w:top w:val="nil"/>
          </w:tcBorders>
        </w:tcPr>
        <w:p w14:paraId="65D072A4" w14:textId="77777777" w:rsidR="00173DC6" w:rsidRPr="00596D3E" w:rsidRDefault="00173DC6" w:rsidP="00596D3E">
          <w:pPr>
            <w:pStyle w:val="Footer"/>
          </w:pPr>
        </w:p>
      </w:tc>
    </w:tr>
  </w:tbl>
  <w:p w14:paraId="6D7F7E73" w14:textId="77777777" w:rsidR="00173DC6" w:rsidRDefault="00173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D5D782" w14:textId="77777777" w:rsidR="00953960" w:rsidRDefault="00953960">
      <w:r>
        <w:separator/>
      </w:r>
    </w:p>
  </w:footnote>
  <w:footnote w:type="continuationSeparator" w:id="0">
    <w:p w14:paraId="60D3396A" w14:textId="77777777" w:rsidR="00953960" w:rsidRDefault="00953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28163" w14:textId="77777777" w:rsidR="00173DC6" w:rsidRPr="00C032D3" w:rsidRDefault="00173DC6" w:rsidP="000A2894">
    <w:pPr>
      <w:spacing w:after="120"/>
      <w:rPr>
        <w:spacing w:val="7"/>
      </w:rPr>
    </w:pPr>
    <w:bookmarkStart w:id="47" w:name="rahmen"/>
    <w:bookmarkEnd w:id="47"/>
    <w:r>
      <w:rPr>
        <w:noProof/>
        <w:spacing w:val="7"/>
      </w:rPr>
      <w:drawing>
        <wp:anchor distT="0" distB="0" distL="114300" distR="114300" simplePos="0" relativeHeight="251659264" behindDoc="0" locked="0" layoutInCell="1" allowOverlap="1" wp14:anchorId="1D237D1E" wp14:editId="7583B718">
          <wp:simplePos x="0" y="0"/>
          <wp:positionH relativeFrom="column">
            <wp:posOffset>0</wp:posOffset>
          </wp:positionH>
          <wp:positionV relativeFrom="margin">
            <wp:posOffset>-323850</wp:posOffset>
          </wp:positionV>
          <wp:extent cx="1457960" cy="673735"/>
          <wp:effectExtent l="19050" t="0" r="8890" b="0"/>
          <wp:wrapNone/>
          <wp:docPr id="13" name="Bild 13" descr="KIT-Logo-rgb_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T-Logo-rgb_de"/>
                  <pic:cNvPicPr>
                    <a:picLocks noChangeAspect="1" noChangeArrowheads="1"/>
                  </pic:cNvPicPr>
                </pic:nvPicPr>
                <pic:blipFill>
                  <a:blip r:embed="rId1"/>
                  <a:srcRect/>
                  <a:stretch>
                    <a:fillRect/>
                  </a:stretch>
                </pic:blipFill>
                <pic:spPr bwMode="auto">
                  <a:xfrm>
                    <a:off x="0" y="0"/>
                    <a:ext cx="1457960" cy="673735"/>
                  </a:xfrm>
                  <a:prstGeom prst="rect">
                    <a:avLst/>
                  </a:prstGeom>
                  <a:noFill/>
                  <a:ln w="9525">
                    <a:noFill/>
                    <a:miter lim="800000"/>
                    <a:headEnd/>
                    <a:tailEnd/>
                  </a:ln>
                </pic:spPr>
              </pic:pic>
            </a:graphicData>
          </a:graphic>
        </wp:anchor>
      </w:drawing>
    </w:r>
    <w:r w:rsidR="00493AB0">
      <w:rPr>
        <w:noProof/>
        <w:spacing w:val="7"/>
      </w:rPr>
      <mc:AlternateContent>
        <mc:Choice Requires="wpg">
          <w:drawing>
            <wp:anchor distT="0" distB="0" distL="114300" distR="114300" simplePos="0" relativeHeight="251661312" behindDoc="1" locked="0" layoutInCell="1" allowOverlap="1" wp14:anchorId="591413B2" wp14:editId="724476CB">
              <wp:simplePos x="0" y="0"/>
              <wp:positionH relativeFrom="page">
                <wp:posOffset>0</wp:posOffset>
              </wp:positionH>
              <wp:positionV relativeFrom="page">
                <wp:posOffset>90170</wp:posOffset>
              </wp:positionV>
              <wp:extent cx="7534910" cy="10601960"/>
              <wp:effectExtent l="0" t="0" r="0" b="44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4910" cy="10601960"/>
                        <a:chOff x="0" y="142"/>
                        <a:chExt cx="11807" cy="16696"/>
                      </a:xfrm>
                    </wpg:grpSpPr>
                    <pic:pic xmlns:pic="http://schemas.openxmlformats.org/drawingml/2006/picture">
                      <pic:nvPicPr>
                        <pic:cNvPr id="2" name="Picture 2" descr="KIT-Rahmen_outline_office-brief_faxvorlage_II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142"/>
                          <a:ext cx="11807" cy="16696"/>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3"/>
                      <wps:cNvSpPr txBox="1">
                        <a:spLocks noChangeArrowheads="1"/>
                      </wps:cNvSpPr>
                      <wps:spPr bwMode="auto">
                        <a:xfrm>
                          <a:off x="992" y="15791"/>
                          <a:ext cx="9900"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E2F80" w14:textId="77777777" w:rsidR="00173DC6" w:rsidRPr="00DD4CBA" w:rsidRDefault="00173DC6">
                            <w:pPr>
                              <w:spacing w:line="300" w:lineRule="exact"/>
                              <w:rPr>
                                <w:sz w:val="10"/>
                                <w:szCs w:val="10"/>
                              </w:rPr>
                            </w:pPr>
                            <w:r w:rsidRPr="001F259C">
                              <w:rPr>
                                <w:sz w:val="12"/>
                                <w:szCs w:val="12"/>
                              </w:rPr>
                              <w:t xml:space="preserve">KIT – Universität des Landes Baden-Württemberg und nationales </w:t>
                            </w:r>
                            <w:r>
                              <w:rPr>
                                <w:sz w:val="12"/>
                                <w:szCs w:val="12"/>
                              </w:rPr>
                              <w:t>F</w:t>
                            </w:r>
                            <w:r w:rsidRPr="001F259C">
                              <w:rPr>
                                <w:sz w:val="12"/>
                                <w:szCs w:val="12"/>
                              </w:rPr>
                              <w:t>orschungszentrum in der Helmholtz-Gemeinschaft</w:t>
                            </w:r>
                            <w:r>
                              <w:rPr>
                                <w:sz w:val="12"/>
                                <w:szCs w:val="12"/>
                              </w:rPr>
                              <w:t xml:space="preserve"> </w:t>
                            </w:r>
                            <w:r>
                              <w:rPr>
                                <w:sz w:val="12"/>
                                <w:szCs w:val="12"/>
                              </w:rPr>
                              <w:tab/>
                            </w:r>
                            <w:r>
                              <w:rPr>
                                <w:sz w:val="12"/>
                                <w:szCs w:val="12"/>
                              </w:rPr>
                              <w:tab/>
                            </w:r>
                            <w:r>
                              <w:rPr>
                                <w:sz w:val="12"/>
                                <w:szCs w:val="12"/>
                              </w:rPr>
                              <w:tab/>
                              <w:t xml:space="preserve">   </w:t>
                            </w:r>
                            <w:r w:rsidRPr="001F259C">
                              <w:rPr>
                                <w:b/>
                                <w:sz w:val="30"/>
                                <w:szCs w:val="30"/>
                              </w:rPr>
                              <w:t>www.kit.edu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
          <w:pict>
            <v:group w14:anchorId="591413B2" id="Group 1" o:spid="_x0000_s1026" style="position:absolute;margin-left:0;margin-top:7.1pt;width:593.3pt;height:834.8pt;z-index:-251655168;mso-position-horizontal-relative:page;mso-position-vertical-relative:page" coordorigin=",142" coordsize="11807,166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KIT-Rahmen_outline_office-brief_faxvorlage_III" style="position:absolute;top:142;width:11807;height:166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">
                <v:imagedata r:id="rId3" o:title="KIT-Rahmen_outline_office-brief_faxvorlage_III"/>
              </v:shape>
              <v:shapetype id="_x0000_t202" coordsize="21600,21600" o:spt="202" path="m,l,21600r21600,l21600,xe">
                <v:stroke joinstyle="miter"/>
                <v:path gradientshapeok="t" o:connecttype="rect"/>
              </v:shapetype>
              <v:shape id="Text Box 3" o:spid="_x0000_s1028" type="#_x0000_t202" style="position:absolute;left:992;top:15791;width:9900;height: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" filled="f" stroked="f">
                <v:textbox>
                  <w:txbxContent>
                    <w:p w14:paraId="478E2F80" w14:textId="77777777" w:rsidR="00173DC6" w:rsidRPr="00DD4CBA" w:rsidRDefault="00173DC6">
                      <w:pPr>
                        <w:spacing w:line="300" w:lineRule="exact"/>
                        <w:rPr>
                          <w:sz w:val="10"/>
                          <w:szCs w:val="10"/>
                        </w:rPr>
                      </w:pPr>
                      <w:r w:rsidRPr="001F259C">
                        <w:rPr>
                          <w:sz w:val="12"/>
                          <w:szCs w:val="12"/>
                        </w:rPr>
                        <w:t xml:space="preserve">KIT – Universität des Landes Baden-Württemberg und nationales </w:t>
                      </w:r>
                      <w:r>
                        <w:rPr>
                          <w:sz w:val="12"/>
                          <w:szCs w:val="12"/>
                        </w:rPr>
                        <w:t>F</w:t>
                      </w:r>
                      <w:r w:rsidRPr="001F259C">
                        <w:rPr>
                          <w:sz w:val="12"/>
                          <w:szCs w:val="12"/>
                        </w:rPr>
                        <w:t>orschungszentrum in der Helmholtz-Gemeinschaft</w:t>
                      </w:r>
                      <w:r>
                        <w:rPr>
                          <w:sz w:val="12"/>
                          <w:szCs w:val="12"/>
                        </w:rPr>
                        <w:t xml:space="preserve"> </w:t>
                      </w:r>
                      <w:r>
                        <w:rPr>
                          <w:sz w:val="12"/>
                          <w:szCs w:val="12"/>
                        </w:rPr>
                        <w:tab/>
                      </w:r>
                      <w:r>
                        <w:rPr>
                          <w:sz w:val="12"/>
                          <w:szCs w:val="12"/>
                        </w:rPr>
                        <w:tab/>
                      </w:r>
                      <w:r>
                        <w:rPr>
                          <w:sz w:val="12"/>
                          <w:szCs w:val="12"/>
                        </w:rPr>
                        <w:tab/>
                        <w:t xml:space="preserve">   </w:t>
                      </w:r>
                      <w:r w:rsidRPr="001F259C">
                        <w:rPr>
                          <w:b/>
                          <w:sz w:val="30"/>
                          <w:szCs w:val="30"/>
                        </w:rPr>
                        <w:t>www.kit.edu</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B8161B"/>
    <w:multiLevelType w:val="hybridMultilevel"/>
    <w:tmpl w:val="4D68157E"/>
    <w:lvl w:ilvl="0" w:tplc="D0E4304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54453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n-Felix Klein">
    <w15:presenceInfo w15:providerId="AD" w15:userId="S::jfklein@UG.KTH.SE::f90a3582-4e2b-47ab-8047-796bf17d8399"/>
  </w15:person>
  <w15:person w15:author="Klein, Jan-Felix (IFL)">
    <w15:presenceInfo w15:providerId="AD" w15:userId="S::nt3416@kit.edu::6ef668c8-7ab8-4eb9-80c6-f71326bbe2f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77"/>
    <w:rsid w:val="00002870"/>
    <w:rsid w:val="000030BB"/>
    <w:rsid w:val="00007765"/>
    <w:rsid w:val="00011875"/>
    <w:rsid w:val="00011C56"/>
    <w:rsid w:val="00014F6E"/>
    <w:rsid w:val="00016943"/>
    <w:rsid w:val="00017A10"/>
    <w:rsid w:val="00026195"/>
    <w:rsid w:val="00030D2C"/>
    <w:rsid w:val="00034771"/>
    <w:rsid w:val="00034FBC"/>
    <w:rsid w:val="00037C66"/>
    <w:rsid w:val="00040424"/>
    <w:rsid w:val="00047F6C"/>
    <w:rsid w:val="00051E6A"/>
    <w:rsid w:val="000529C3"/>
    <w:rsid w:val="00053B03"/>
    <w:rsid w:val="00057116"/>
    <w:rsid w:val="00070A48"/>
    <w:rsid w:val="00074832"/>
    <w:rsid w:val="000762B5"/>
    <w:rsid w:val="00080860"/>
    <w:rsid w:val="000853E3"/>
    <w:rsid w:val="00085DB7"/>
    <w:rsid w:val="0008731E"/>
    <w:rsid w:val="00092278"/>
    <w:rsid w:val="00093733"/>
    <w:rsid w:val="00094768"/>
    <w:rsid w:val="000A2894"/>
    <w:rsid w:val="000A754B"/>
    <w:rsid w:val="000A7CA6"/>
    <w:rsid w:val="000B10CF"/>
    <w:rsid w:val="000B1B28"/>
    <w:rsid w:val="000B312D"/>
    <w:rsid w:val="000B58BC"/>
    <w:rsid w:val="000C2C78"/>
    <w:rsid w:val="000D2128"/>
    <w:rsid w:val="000D3653"/>
    <w:rsid w:val="000E3676"/>
    <w:rsid w:val="000E4565"/>
    <w:rsid w:val="000F57AA"/>
    <w:rsid w:val="000F6EA0"/>
    <w:rsid w:val="000F7935"/>
    <w:rsid w:val="00100863"/>
    <w:rsid w:val="00112D93"/>
    <w:rsid w:val="001303DA"/>
    <w:rsid w:val="00140AEF"/>
    <w:rsid w:val="00141DC1"/>
    <w:rsid w:val="00142061"/>
    <w:rsid w:val="001425EA"/>
    <w:rsid w:val="00142890"/>
    <w:rsid w:val="001436C5"/>
    <w:rsid w:val="00143DBA"/>
    <w:rsid w:val="001517A7"/>
    <w:rsid w:val="00154344"/>
    <w:rsid w:val="001546A7"/>
    <w:rsid w:val="00154DF8"/>
    <w:rsid w:val="001609B8"/>
    <w:rsid w:val="00160E21"/>
    <w:rsid w:val="00162091"/>
    <w:rsid w:val="0017300B"/>
    <w:rsid w:val="00173AD8"/>
    <w:rsid w:val="00173DC6"/>
    <w:rsid w:val="00177AC3"/>
    <w:rsid w:val="00183263"/>
    <w:rsid w:val="0018789C"/>
    <w:rsid w:val="00191F37"/>
    <w:rsid w:val="00195F7C"/>
    <w:rsid w:val="001967A2"/>
    <w:rsid w:val="00197EF9"/>
    <w:rsid w:val="001A07A5"/>
    <w:rsid w:val="001A49B4"/>
    <w:rsid w:val="001A7677"/>
    <w:rsid w:val="001B2F55"/>
    <w:rsid w:val="001B58D8"/>
    <w:rsid w:val="001B6062"/>
    <w:rsid w:val="001B6677"/>
    <w:rsid w:val="001B7879"/>
    <w:rsid w:val="001D2498"/>
    <w:rsid w:val="001D48AC"/>
    <w:rsid w:val="001E00A7"/>
    <w:rsid w:val="001E012A"/>
    <w:rsid w:val="001E1542"/>
    <w:rsid w:val="001E2C2E"/>
    <w:rsid w:val="001E3E01"/>
    <w:rsid w:val="001E469D"/>
    <w:rsid w:val="001E4ECC"/>
    <w:rsid w:val="001E5493"/>
    <w:rsid w:val="001F3927"/>
    <w:rsid w:val="001F6316"/>
    <w:rsid w:val="001F7DFB"/>
    <w:rsid w:val="001F7E99"/>
    <w:rsid w:val="002166E6"/>
    <w:rsid w:val="00216C41"/>
    <w:rsid w:val="002323FB"/>
    <w:rsid w:val="00233982"/>
    <w:rsid w:val="00235520"/>
    <w:rsid w:val="00235530"/>
    <w:rsid w:val="0024018A"/>
    <w:rsid w:val="0024173B"/>
    <w:rsid w:val="0024517A"/>
    <w:rsid w:val="00246843"/>
    <w:rsid w:val="002540BD"/>
    <w:rsid w:val="00257999"/>
    <w:rsid w:val="002629B5"/>
    <w:rsid w:val="002636F6"/>
    <w:rsid w:val="00273AB1"/>
    <w:rsid w:val="0028196B"/>
    <w:rsid w:val="002977EF"/>
    <w:rsid w:val="002A083B"/>
    <w:rsid w:val="002A0FD2"/>
    <w:rsid w:val="002A1BBB"/>
    <w:rsid w:val="002A4BCA"/>
    <w:rsid w:val="002A7D87"/>
    <w:rsid w:val="002B18C0"/>
    <w:rsid w:val="002B4923"/>
    <w:rsid w:val="002C0173"/>
    <w:rsid w:val="002C234F"/>
    <w:rsid w:val="002C6B94"/>
    <w:rsid w:val="002D11E5"/>
    <w:rsid w:val="002D2B9A"/>
    <w:rsid w:val="002D405A"/>
    <w:rsid w:val="002D66C5"/>
    <w:rsid w:val="002D77C7"/>
    <w:rsid w:val="002E4F2B"/>
    <w:rsid w:val="002E5183"/>
    <w:rsid w:val="002E6583"/>
    <w:rsid w:val="002E76DD"/>
    <w:rsid w:val="00301DAA"/>
    <w:rsid w:val="00306559"/>
    <w:rsid w:val="00315015"/>
    <w:rsid w:val="00323F75"/>
    <w:rsid w:val="00330798"/>
    <w:rsid w:val="0033167D"/>
    <w:rsid w:val="00331CDE"/>
    <w:rsid w:val="00333A27"/>
    <w:rsid w:val="0033779D"/>
    <w:rsid w:val="00340FBE"/>
    <w:rsid w:val="00341421"/>
    <w:rsid w:val="00346F41"/>
    <w:rsid w:val="00350517"/>
    <w:rsid w:val="0035318F"/>
    <w:rsid w:val="00354376"/>
    <w:rsid w:val="00354B5E"/>
    <w:rsid w:val="003600A4"/>
    <w:rsid w:val="00360393"/>
    <w:rsid w:val="0036226A"/>
    <w:rsid w:val="003765F3"/>
    <w:rsid w:val="0038182A"/>
    <w:rsid w:val="00386641"/>
    <w:rsid w:val="00396620"/>
    <w:rsid w:val="003A2519"/>
    <w:rsid w:val="003A26DC"/>
    <w:rsid w:val="003B1141"/>
    <w:rsid w:val="003B1675"/>
    <w:rsid w:val="003B4837"/>
    <w:rsid w:val="003C11B7"/>
    <w:rsid w:val="003C15CC"/>
    <w:rsid w:val="003C187A"/>
    <w:rsid w:val="003C2DE3"/>
    <w:rsid w:val="003C389E"/>
    <w:rsid w:val="003C5089"/>
    <w:rsid w:val="003E21C5"/>
    <w:rsid w:val="003E43A6"/>
    <w:rsid w:val="003E58F6"/>
    <w:rsid w:val="003E59AC"/>
    <w:rsid w:val="003E5EFB"/>
    <w:rsid w:val="003F1CE8"/>
    <w:rsid w:val="00402511"/>
    <w:rsid w:val="00407604"/>
    <w:rsid w:val="00407C07"/>
    <w:rsid w:val="004333F4"/>
    <w:rsid w:val="004429B8"/>
    <w:rsid w:val="004468ED"/>
    <w:rsid w:val="0045712F"/>
    <w:rsid w:val="00462EBC"/>
    <w:rsid w:val="00465961"/>
    <w:rsid w:val="00471916"/>
    <w:rsid w:val="00473B77"/>
    <w:rsid w:val="00474F9B"/>
    <w:rsid w:val="00475F59"/>
    <w:rsid w:val="004767B9"/>
    <w:rsid w:val="00480141"/>
    <w:rsid w:val="00486F4F"/>
    <w:rsid w:val="00491B29"/>
    <w:rsid w:val="00493AB0"/>
    <w:rsid w:val="00493CDF"/>
    <w:rsid w:val="00494529"/>
    <w:rsid w:val="00494B90"/>
    <w:rsid w:val="004A33D0"/>
    <w:rsid w:val="004B0CF5"/>
    <w:rsid w:val="004B401C"/>
    <w:rsid w:val="004C164A"/>
    <w:rsid w:val="004C1983"/>
    <w:rsid w:val="004C4EE5"/>
    <w:rsid w:val="004C6CEB"/>
    <w:rsid w:val="004D03E4"/>
    <w:rsid w:val="004D6A60"/>
    <w:rsid w:val="004E3EA8"/>
    <w:rsid w:val="004F051C"/>
    <w:rsid w:val="004F7F4F"/>
    <w:rsid w:val="00502964"/>
    <w:rsid w:val="00504676"/>
    <w:rsid w:val="005127E6"/>
    <w:rsid w:val="0052303E"/>
    <w:rsid w:val="00530601"/>
    <w:rsid w:val="00530931"/>
    <w:rsid w:val="00530CC4"/>
    <w:rsid w:val="00532444"/>
    <w:rsid w:val="0054038A"/>
    <w:rsid w:val="00561627"/>
    <w:rsid w:val="00561F92"/>
    <w:rsid w:val="0056403A"/>
    <w:rsid w:val="00565119"/>
    <w:rsid w:val="00586144"/>
    <w:rsid w:val="0058792B"/>
    <w:rsid w:val="00596D3E"/>
    <w:rsid w:val="00597672"/>
    <w:rsid w:val="0059771D"/>
    <w:rsid w:val="005A14B9"/>
    <w:rsid w:val="005A32BB"/>
    <w:rsid w:val="005B189B"/>
    <w:rsid w:val="005B2410"/>
    <w:rsid w:val="005B7D9B"/>
    <w:rsid w:val="005C78C9"/>
    <w:rsid w:val="005C79B1"/>
    <w:rsid w:val="005D068B"/>
    <w:rsid w:val="005D2EB9"/>
    <w:rsid w:val="005D71F6"/>
    <w:rsid w:val="005E037B"/>
    <w:rsid w:val="005E4B92"/>
    <w:rsid w:val="00600D4C"/>
    <w:rsid w:val="00611B4F"/>
    <w:rsid w:val="00612F13"/>
    <w:rsid w:val="00615D75"/>
    <w:rsid w:val="00627435"/>
    <w:rsid w:val="0063142F"/>
    <w:rsid w:val="0064389D"/>
    <w:rsid w:val="00652C4C"/>
    <w:rsid w:val="00654570"/>
    <w:rsid w:val="00654C60"/>
    <w:rsid w:val="00654F5F"/>
    <w:rsid w:val="00655E0E"/>
    <w:rsid w:val="00660985"/>
    <w:rsid w:val="00660DF7"/>
    <w:rsid w:val="00664D4B"/>
    <w:rsid w:val="006716B1"/>
    <w:rsid w:val="00672DB1"/>
    <w:rsid w:val="00673BB7"/>
    <w:rsid w:val="00685B9A"/>
    <w:rsid w:val="0068686A"/>
    <w:rsid w:val="00696A55"/>
    <w:rsid w:val="00696BD0"/>
    <w:rsid w:val="00697196"/>
    <w:rsid w:val="006A3EFC"/>
    <w:rsid w:val="006A6D17"/>
    <w:rsid w:val="006B23E7"/>
    <w:rsid w:val="006B55DA"/>
    <w:rsid w:val="006C17D9"/>
    <w:rsid w:val="006C1E9A"/>
    <w:rsid w:val="006C2F93"/>
    <w:rsid w:val="006D2ECC"/>
    <w:rsid w:val="006D3AEF"/>
    <w:rsid w:val="006E042B"/>
    <w:rsid w:val="006E343F"/>
    <w:rsid w:val="006E4407"/>
    <w:rsid w:val="006E54DA"/>
    <w:rsid w:val="006E5890"/>
    <w:rsid w:val="0070207D"/>
    <w:rsid w:val="00703A05"/>
    <w:rsid w:val="00704876"/>
    <w:rsid w:val="00705105"/>
    <w:rsid w:val="00712E68"/>
    <w:rsid w:val="0071409D"/>
    <w:rsid w:val="007208A1"/>
    <w:rsid w:val="00720F87"/>
    <w:rsid w:val="00723E10"/>
    <w:rsid w:val="007304C1"/>
    <w:rsid w:val="00732CDD"/>
    <w:rsid w:val="00743B69"/>
    <w:rsid w:val="007452B5"/>
    <w:rsid w:val="00746C46"/>
    <w:rsid w:val="00757EE9"/>
    <w:rsid w:val="00760991"/>
    <w:rsid w:val="0076499C"/>
    <w:rsid w:val="00781998"/>
    <w:rsid w:val="007849B1"/>
    <w:rsid w:val="00785E01"/>
    <w:rsid w:val="00787235"/>
    <w:rsid w:val="00790BFF"/>
    <w:rsid w:val="007939AC"/>
    <w:rsid w:val="007A103F"/>
    <w:rsid w:val="007A5A79"/>
    <w:rsid w:val="007B1B6D"/>
    <w:rsid w:val="007B27FF"/>
    <w:rsid w:val="007B2E73"/>
    <w:rsid w:val="007B5671"/>
    <w:rsid w:val="007B7125"/>
    <w:rsid w:val="007B7889"/>
    <w:rsid w:val="007C491E"/>
    <w:rsid w:val="007C4CEB"/>
    <w:rsid w:val="007D4A20"/>
    <w:rsid w:val="007D5198"/>
    <w:rsid w:val="007D5D5A"/>
    <w:rsid w:val="007E1825"/>
    <w:rsid w:val="007E4B82"/>
    <w:rsid w:val="007F394E"/>
    <w:rsid w:val="007F59AE"/>
    <w:rsid w:val="00803C40"/>
    <w:rsid w:val="00804F7B"/>
    <w:rsid w:val="008124A8"/>
    <w:rsid w:val="00813B8A"/>
    <w:rsid w:val="008341F0"/>
    <w:rsid w:val="00834EC1"/>
    <w:rsid w:val="008356AB"/>
    <w:rsid w:val="00835B0F"/>
    <w:rsid w:val="008371DB"/>
    <w:rsid w:val="00843524"/>
    <w:rsid w:val="00844A4E"/>
    <w:rsid w:val="00844EE4"/>
    <w:rsid w:val="00846652"/>
    <w:rsid w:val="00852AA0"/>
    <w:rsid w:val="008530AB"/>
    <w:rsid w:val="0085627E"/>
    <w:rsid w:val="00862799"/>
    <w:rsid w:val="00862A9E"/>
    <w:rsid w:val="00873402"/>
    <w:rsid w:val="008A2735"/>
    <w:rsid w:val="008B033B"/>
    <w:rsid w:val="008B1EDF"/>
    <w:rsid w:val="008B5543"/>
    <w:rsid w:val="008C3DE3"/>
    <w:rsid w:val="008C7BAE"/>
    <w:rsid w:val="008C7CDC"/>
    <w:rsid w:val="008D6237"/>
    <w:rsid w:val="008E3FEE"/>
    <w:rsid w:val="008E591C"/>
    <w:rsid w:val="008E64E0"/>
    <w:rsid w:val="008F3366"/>
    <w:rsid w:val="008F3C21"/>
    <w:rsid w:val="008F5DB5"/>
    <w:rsid w:val="008F66CC"/>
    <w:rsid w:val="008F6E2A"/>
    <w:rsid w:val="009057BE"/>
    <w:rsid w:val="00911541"/>
    <w:rsid w:val="00912D35"/>
    <w:rsid w:val="00914840"/>
    <w:rsid w:val="00931E12"/>
    <w:rsid w:val="00932C79"/>
    <w:rsid w:val="009377DC"/>
    <w:rsid w:val="00942524"/>
    <w:rsid w:val="00944E8F"/>
    <w:rsid w:val="00945C68"/>
    <w:rsid w:val="00952489"/>
    <w:rsid w:val="00953960"/>
    <w:rsid w:val="00955792"/>
    <w:rsid w:val="00960152"/>
    <w:rsid w:val="00963254"/>
    <w:rsid w:val="009678EA"/>
    <w:rsid w:val="009704E8"/>
    <w:rsid w:val="00973161"/>
    <w:rsid w:val="00982BEB"/>
    <w:rsid w:val="00984E7A"/>
    <w:rsid w:val="0098559B"/>
    <w:rsid w:val="009A0037"/>
    <w:rsid w:val="009A07CE"/>
    <w:rsid w:val="009A6BEF"/>
    <w:rsid w:val="009B13F6"/>
    <w:rsid w:val="009B317A"/>
    <w:rsid w:val="009C038F"/>
    <w:rsid w:val="009D02A2"/>
    <w:rsid w:val="009D5009"/>
    <w:rsid w:val="009E2416"/>
    <w:rsid w:val="009E270F"/>
    <w:rsid w:val="009E400B"/>
    <w:rsid w:val="009F2489"/>
    <w:rsid w:val="009F37A3"/>
    <w:rsid w:val="009F75A7"/>
    <w:rsid w:val="00A000D3"/>
    <w:rsid w:val="00A0643D"/>
    <w:rsid w:val="00A06441"/>
    <w:rsid w:val="00A16BD3"/>
    <w:rsid w:val="00A31B6B"/>
    <w:rsid w:val="00A432D0"/>
    <w:rsid w:val="00A447E0"/>
    <w:rsid w:val="00A449D1"/>
    <w:rsid w:val="00A459B1"/>
    <w:rsid w:val="00A47E76"/>
    <w:rsid w:val="00A50A28"/>
    <w:rsid w:val="00A56724"/>
    <w:rsid w:val="00A57486"/>
    <w:rsid w:val="00A6010F"/>
    <w:rsid w:val="00A6226E"/>
    <w:rsid w:val="00A66DC6"/>
    <w:rsid w:val="00A92DC1"/>
    <w:rsid w:val="00A96492"/>
    <w:rsid w:val="00AA03D6"/>
    <w:rsid w:val="00AA24E9"/>
    <w:rsid w:val="00AA4214"/>
    <w:rsid w:val="00AB10DD"/>
    <w:rsid w:val="00AC0E4E"/>
    <w:rsid w:val="00AC15F0"/>
    <w:rsid w:val="00AC1763"/>
    <w:rsid w:val="00AC5126"/>
    <w:rsid w:val="00AC726B"/>
    <w:rsid w:val="00AE086C"/>
    <w:rsid w:val="00AE6AAD"/>
    <w:rsid w:val="00AE7B1E"/>
    <w:rsid w:val="00AF3954"/>
    <w:rsid w:val="00AF4BDF"/>
    <w:rsid w:val="00AF74B3"/>
    <w:rsid w:val="00B011DB"/>
    <w:rsid w:val="00B0502E"/>
    <w:rsid w:val="00B05A36"/>
    <w:rsid w:val="00B05AE9"/>
    <w:rsid w:val="00B1000B"/>
    <w:rsid w:val="00B12C42"/>
    <w:rsid w:val="00B32C9E"/>
    <w:rsid w:val="00B34201"/>
    <w:rsid w:val="00B3729A"/>
    <w:rsid w:val="00B44E0D"/>
    <w:rsid w:val="00B47AC6"/>
    <w:rsid w:val="00B52787"/>
    <w:rsid w:val="00B56E5C"/>
    <w:rsid w:val="00B609BE"/>
    <w:rsid w:val="00B6180E"/>
    <w:rsid w:val="00B70C2B"/>
    <w:rsid w:val="00B75A1A"/>
    <w:rsid w:val="00B76AC8"/>
    <w:rsid w:val="00B829D1"/>
    <w:rsid w:val="00B84910"/>
    <w:rsid w:val="00B86786"/>
    <w:rsid w:val="00B94535"/>
    <w:rsid w:val="00B975C9"/>
    <w:rsid w:val="00BA5E9F"/>
    <w:rsid w:val="00BA6820"/>
    <w:rsid w:val="00BB0989"/>
    <w:rsid w:val="00BB1BDB"/>
    <w:rsid w:val="00BC52E2"/>
    <w:rsid w:val="00BD41AC"/>
    <w:rsid w:val="00BD646E"/>
    <w:rsid w:val="00BE03FE"/>
    <w:rsid w:val="00BE065D"/>
    <w:rsid w:val="00BE616A"/>
    <w:rsid w:val="00BF0205"/>
    <w:rsid w:val="00BF5734"/>
    <w:rsid w:val="00C032D3"/>
    <w:rsid w:val="00C0662C"/>
    <w:rsid w:val="00C235E3"/>
    <w:rsid w:val="00C2362F"/>
    <w:rsid w:val="00C2438B"/>
    <w:rsid w:val="00C35EF8"/>
    <w:rsid w:val="00C36E25"/>
    <w:rsid w:val="00C37863"/>
    <w:rsid w:val="00C45715"/>
    <w:rsid w:val="00C527FA"/>
    <w:rsid w:val="00C605A8"/>
    <w:rsid w:val="00C6559C"/>
    <w:rsid w:val="00C67871"/>
    <w:rsid w:val="00C711AC"/>
    <w:rsid w:val="00C73E30"/>
    <w:rsid w:val="00C74734"/>
    <w:rsid w:val="00C76D3E"/>
    <w:rsid w:val="00C77022"/>
    <w:rsid w:val="00C85B8D"/>
    <w:rsid w:val="00C871CF"/>
    <w:rsid w:val="00C90528"/>
    <w:rsid w:val="00C90F25"/>
    <w:rsid w:val="00C92AF6"/>
    <w:rsid w:val="00C9532F"/>
    <w:rsid w:val="00CB1EA1"/>
    <w:rsid w:val="00CC1CF1"/>
    <w:rsid w:val="00CD2F9A"/>
    <w:rsid w:val="00CD45AF"/>
    <w:rsid w:val="00CD675F"/>
    <w:rsid w:val="00CE003C"/>
    <w:rsid w:val="00CE405D"/>
    <w:rsid w:val="00CE771E"/>
    <w:rsid w:val="00CF3B79"/>
    <w:rsid w:val="00CF62AF"/>
    <w:rsid w:val="00CF6F62"/>
    <w:rsid w:val="00D04B23"/>
    <w:rsid w:val="00D07CED"/>
    <w:rsid w:val="00D109DC"/>
    <w:rsid w:val="00D14FCD"/>
    <w:rsid w:val="00D16DB3"/>
    <w:rsid w:val="00D257BC"/>
    <w:rsid w:val="00D25D3A"/>
    <w:rsid w:val="00D2751B"/>
    <w:rsid w:val="00D30C95"/>
    <w:rsid w:val="00D32F82"/>
    <w:rsid w:val="00D43441"/>
    <w:rsid w:val="00D45469"/>
    <w:rsid w:val="00D51241"/>
    <w:rsid w:val="00D55151"/>
    <w:rsid w:val="00D56ACA"/>
    <w:rsid w:val="00D63C4C"/>
    <w:rsid w:val="00D66950"/>
    <w:rsid w:val="00D70897"/>
    <w:rsid w:val="00D70950"/>
    <w:rsid w:val="00D7158C"/>
    <w:rsid w:val="00D7230B"/>
    <w:rsid w:val="00D759F3"/>
    <w:rsid w:val="00D75AE5"/>
    <w:rsid w:val="00D76131"/>
    <w:rsid w:val="00D7777B"/>
    <w:rsid w:val="00D87CD8"/>
    <w:rsid w:val="00D902CF"/>
    <w:rsid w:val="00D96694"/>
    <w:rsid w:val="00DA249C"/>
    <w:rsid w:val="00DA400E"/>
    <w:rsid w:val="00DA4592"/>
    <w:rsid w:val="00DA6D18"/>
    <w:rsid w:val="00DB09C7"/>
    <w:rsid w:val="00DD17B3"/>
    <w:rsid w:val="00DD2330"/>
    <w:rsid w:val="00DD2895"/>
    <w:rsid w:val="00DD69B2"/>
    <w:rsid w:val="00DF053F"/>
    <w:rsid w:val="00E04407"/>
    <w:rsid w:val="00E0582C"/>
    <w:rsid w:val="00E06C00"/>
    <w:rsid w:val="00E06E84"/>
    <w:rsid w:val="00E153AD"/>
    <w:rsid w:val="00E15A3D"/>
    <w:rsid w:val="00E204B2"/>
    <w:rsid w:val="00E252D9"/>
    <w:rsid w:val="00E3738C"/>
    <w:rsid w:val="00E42AD4"/>
    <w:rsid w:val="00E44769"/>
    <w:rsid w:val="00E46404"/>
    <w:rsid w:val="00E4795B"/>
    <w:rsid w:val="00E5049A"/>
    <w:rsid w:val="00E62408"/>
    <w:rsid w:val="00E64474"/>
    <w:rsid w:val="00E73788"/>
    <w:rsid w:val="00E76CA1"/>
    <w:rsid w:val="00E83052"/>
    <w:rsid w:val="00E83771"/>
    <w:rsid w:val="00E84092"/>
    <w:rsid w:val="00E857B1"/>
    <w:rsid w:val="00E90B82"/>
    <w:rsid w:val="00E97932"/>
    <w:rsid w:val="00EA1C4A"/>
    <w:rsid w:val="00EA2796"/>
    <w:rsid w:val="00EA4B1B"/>
    <w:rsid w:val="00EA5BE2"/>
    <w:rsid w:val="00EB0624"/>
    <w:rsid w:val="00EC5A6F"/>
    <w:rsid w:val="00EC6748"/>
    <w:rsid w:val="00ED53C1"/>
    <w:rsid w:val="00ED6937"/>
    <w:rsid w:val="00ED6AD3"/>
    <w:rsid w:val="00EE645A"/>
    <w:rsid w:val="00EF019F"/>
    <w:rsid w:val="00EF40FD"/>
    <w:rsid w:val="00EF6921"/>
    <w:rsid w:val="00F0031F"/>
    <w:rsid w:val="00F02324"/>
    <w:rsid w:val="00F04123"/>
    <w:rsid w:val="00F04AA5"/>
    <w:rsid w:val="00F104E7"/>
    <w:rsid w:val="00F171BB"/>
    <w:rsid w:val="00F2086D"/>
    <w:rsid w:val="00F27F3B"/>
    <w:rsid w:val="00F31682"/>
    <w:rsid w:val="00F4180E"/>
    <w:rsid w:val="00F50C5A"/>
    <w:rsid w:val="00F52514"/>
    <w:rsid w:val="00F6290B"/>
    <w:rsid w:val="00F62BC4"/>
    <w:rsid w:val="00F6393B"/>
    <w:rsid w:val="00F71715"/>
    <w:rsid w:val="00F730E6"/>
    <w:rsid w:val="00F76263"/>
    <w:rsid w:val="00F81A9E"/>
    <w:rsid w:val="00F83740"/>
    <w:rsid w:val="00F861EB"/>
    <w:rsid w:val="00F91120"/>
    <w:rsid w:val="00FA0AAA"/>
    <w:rsid w:val="00FA0F33"/>
    <w:rsid w:val="00FB1409"/>
    <w:rsid w:val="00FC04AE"/>
    <w:rsid w:val="00FC1194"/>
    <w:rsid w:val="00FC14E2"/>
    <w:rsid w:val="00FC3E9E"/>
    <w:rsid w:val="00FC4E45"/>
    <w:rsid w:val="00FD122E"/>
    <w:rsid w:val="00FD7DD9"/>
    <w:rsid w:val="00FF67F9"/>
    <w:rsid w:val="00FF722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F1A50"/>
  <w15:docId w15:val="{F8D74F5C-7075-48D1-93E4-1CE015B7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0F87"/>
    <w:rPr>
      <w:rFonts w:ascii="Arial" w:hAnsi="Arial"/>
    </w:rPr>
  </w:style>
  <w:style w:type="paragraph" w:styleId="Heading1">
    <w:name w:val="heading 1"/>
    <w:basedOn w:val="Normal"/>
    <w:next w:val="Normal"/>
    <w:link w:val="Heading1Char"/>
    <w:qFormat/>
    <w:rsid w:val="009D02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nhideWhenUsed/>
    <w:qFormat/>
    <w:rsid w:val="009D02A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F394E"/>
    <w:pPr>
      <w:spacing w:line="140" w:lineRule="exact"/>
    </w:pPr>
    <w:rPr>
      <w:sz w:val="10"/>
    </w:rPr>
  </w:style>
  <w:style w:type="paragraph" w:styleId="Header">
    <w:name w:val="header"/>
    <w:basedOn w:val="Normal"/>
    <w:rsid w:val="009B13F6"/>
    <w:pPr>
      <w:tabs>
        <w:tab w:val="center" w:pos="4536"/>
        <w:tab w:val="right" w:pos="9072"/>
      </w:tabs>
      <w:spacing w:before="120" w:after="120"/>
      <w:jc w:val="both"/>
    </w:pPr>
    <w:rPr>
      <w:sz w:val="24"/>
    </w:rPr>
  </w:style>
  <w:style w:type="paragraph" w:customStyle="1" w:styleId="KIT-Absatz">
    <w:name w:val="KIT-Absatz"/>
    <w:basedOn w:val="Normal"/>
    <w:rsid w:val="00491B29"/>
    <w:pPr>
      <w:spacing w:line="280" w:lineRule="exact"/>
    </w:pPr>
    <w:rPr>
      <w:sz w:val="18"/>
    </w:rPr>
  </w:style>
  <w:style w:type="paragraph" w:customStyle="1" w:styleId="FZK-Adresse">
    <w:name w:val="FZK-Adresse"/>
    <w:basedOn w:val="Normal"/>
    <w:rsid w:val="009B13F6"/>
    <w:rPr>
      <w:sz w:val="22"/>
    </w:rPr>
  </w:style>
  <w:style w:type="character" w:customStyle="1" w:styleId="Krechts">
    <w:name w:val="Krechts"/>
    <w:basedOn w:val="DefaultParagraphFont"/>
    <w:rsid w:val="009B13F6"/>
    <w:rPr>
      <w:rFonts w:ascii="Arial" w:hAnsi="Arial"/>
      <w:sz w:val="20"/>
    </w:rPr>
  </w:style>
  <w:style w:type="character" w:styleId="Hyperlink">
    <w:name w:val="Hyperlink"/>
    <w:basedOn w:val="DefaultParagraphFont"/>
    <w:rsid w:val="009B13F6"/>
    <w:rPr>
      <w:color w:val="0000FF"/>
      <w:u w:val="single"/>
    </w:rPr>
  </w:style>
  <w:style w:type="paragraph" w:customStyle="1" w:styleId="Cert-Logo">
    <w:name w:val="Cert-Logo"/>
    <w:rsid w:val="009B13F6"/>
    <w:pPr>
      <w:spacing w:after="240"/>
      <w:ind w:right="1134"/>
    </w:pPr>
    <w:rPr>
      <w:rFonts w:ascii="Arial" w:hAnsi="Arial"/>
      <w:sz w:val="22"/>
    </w:rPr>
  </w:style>
  <w:style w:type="paragraph" w:customStyle="1" w:styleId="FZK-Logo">
    <w:name w:val="FZK-Logo"/>
    <w:rsid w:val="009B13F6"/>
  </w:style>
  <w:style w:type="paragraph" w:customStyle="1" w:styleId="FormatvorlageFuzeileLinks">
    <w:name w:val="Formatvorlage Fußzeile + Links"/>
    <w:basedOn w:val="Normal"/>
    <w:autoRedefine/>
    <w:rsid w:val="00396620"/>
    <w:pPr>
      <w:tabs>
        <w:tab w:val="center" w:pos="4536"/>
        <w:tab w:val="right" w:pos="9072"/>
      </w:tabs>
    </w:pPr>
    <w:rPr>
      <w:sz w:val="10"/>
    </w:rPr>
  </w:style>
  <w:style w:type="paragraph" w:customStyle="1" w:styleId="Erstelltvon">
    <w:name w:val="Erstellt von"/>
    <w:rsid w:val="009B13F6"/>
    <w:rPr>
      <w:sz w:val="24"/>
      <w:szCs w:val="24"/>
    </w:rPr>
  </w:style>
  <w:style w:type="table" w:styleId="TableGrid">
    <w:name w:val="Table Grid"/>
    <w:basedOn w:val="TableNormal"/>
    <w:rsid w:val="00615D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IT-Absatz8ptFettZeilenabstandGenau1075pt">
    <w:name w:val="KIT-Absatz 8 pt Fett Zeilenabstand:  Genau 1075 pt"/>
    <w:basedOn w:val="Normal"/>
    <w:rsid w:val="0035318F"/>
    <w:pPr>
      <w:spacing w:line="215" w:lineRule="exact"/>
    </w:pPr>
    <w:rPr>
      <w:b/>
      <w:bCs/>
      <w:sz w:val="16"/>
    </w:rPr>
  </w:style>
  <w:style w:type="paragraph" w:customStyle="1" w:styleId="KIT-Absatz9ptRechts15cmZeilenabstandGenau13">
    <w:name w:val="KIT-Absatz + 9 pt Rechts:  15 cm Zeilenabstand:  Genau 13 ..."/>
    <w:basedOn w:val="KIT-Absatz"/>
    <w:rsid w:val="00F71715"/>
    <w:pPr>
      <w:spacing w:line="260" w:lineRule="exact"/>
      <w:ind w:right="851"/>
    </w:pPr>
  </w:style>
  <w:style w:type="paragraph" w:styleId="BalloonText">
    <w:name w:val="Balloon Text"/>
    <w:basedOn w:val="Normal"/>
    <w:semiHidden/>
    <w:rsid w:val="00F83740"/>
    <w:rPr>
      <w:rFonts w:ascii="Tahoma" w:hAnsi="Tahoma" w:cs="Tahoma"/>
      <w:sz w:val="16"/>
      <w:szCs w:val="16"/>
    </w:rPr>
  </w:style>
  <w:style w:type="character" w:styleId="PageNumber">
    <w:name w:val="page number"/>
    <w:basedOn w:val="DefaultParagraphFont"/>
    <w:rsid w:val="00C527FA"/>
  </w:style>
  <w:style w:type="paragraph" w:customStyle="1" w:styleId="Formatvorlage">
    <w:name w:val="Formatvorlage"/>
    <w:basedOn w:val="KIT-Absatz"/>
    <w:rsid w:val="00F171BB"/>
    <w:pPr>
      <w:spacing w:line="300" w:lineRule="exact"/>
    </w:pPr>
    <w:rPr>
      <w:sz w:val="12"/>
      <w:szCs w:val="12"/>
    </w:rPr>
  </w:style>
  <w:style w:type="paragraph" w:customStyle="1" w:styleId="Formatvorlage1">
    <w:name w:val="Formatvorlage1"/>
    <w:basedOn w:val="KIT-Absatz"/>
    <w:next w:val="Formatvorlage"/>
    <w:rsid w:val="00F171BB"/>
    <w:pPr>
      <w:spacing w:line="300" w:lineRule="exact"/>
    </w:pPr>
    <w:rPr>
      <w:b/>
      <w:sz w:val="30"/>
      <w:szCs w:val="30"/>
    </w:rPr>
  </w:style>
  <w:style w:type="paragraph" w:styleId="BodyText">
    <w:name w:val="Body Text"/>
    <w:basedOn w:val="Normal"/>
    <w:link w:val="BodyTextChar"/>
    <w:rsid w:val="001303DA"/>
    <w:pPr>
      <w:overflowPunct w:val="0"/>
      <w:autoSpaceDE w:val="0"/>
      <w:autoSpaceDN w:val="0"/>
      <w:adjustRightInd w:val="0"/>
      <w:spacing w:after="160"/>
    </w:pPr>
    <w:rPr>
      <w:rFonts w:ascii="Times New Roman" w:hAnsi="Times New Roman"/>
      <w:lang w:eastAsia="en-US"/>
    </w:rPr>
  </w:style>
  <w:style w:type="character" w:customStyle="1" w:styleId="BodyTextChar">
    <w:name w:val="Body Text Char"/>
    <w:basedOn w:val="DefaultParagraphFont"/>
    <w:link w:val="BodyText"/>
    <w:rsid w:val="001303DA"/>
    <w:rPr>
      <w:lang w:eastAsia="en-US"/>
    </w:rPr>
  </w:style>
  <w:style w:type="paragraph" w:customStyle="1" w:styleId="Inforechtsunten">
    <w:name w:val="Info rechts unten"/>
    <w:basedOn w:val="Normal"/>
    <w:rsid w:val="001303DA"/>
    <w:rPr>
      <w:rFonts w:ascii="Arial Fett" w:hAnsi="Arial Fett"/>
      <w:b/>
      <w:sz w:val="16"/>
    </w:rPr>
  </w:style>
  <w:style w:type="paragraph" w:styleId="ListParagraph">
    <w:name w:val="List Paragraph"/>
    <w:basedOn w:val="Normal"/>
    <w:uiPriority w:val="34"/>
    <w:qFormat/>
    <w:rsid w:val="00F02324"/>
    <w:pPr>
      <w:ind w:left="720"/>
      <w:contextualSpacing/>
    </w:pPr>
  </w:style>
  <w:style w:type="character" w:customStyle="1" w:styleId="Heading1Char">
    <w:name w:val="Heading 1 Char"/>
    <w:basedOn w:val="DefaultParagraphFont"/>
    <w:link w:val="Heading1"/>
    <w:rsid w:val="009D02A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rsid w:val="009D02A2"/>
    <w:rPr>
      <w:rFonts w:asciiTheme="majorHAnsi" w:eastAsiaTheme="majorEastAsia" w:hAnsiTheme="majorHAnsi" w:cstheme="majorBidi"/>
      <w:b/>
      <w:bCs/>
      <w:color w:val="4F81BD" w:themeColor="accent1"/>
    </w:rPr>
  </w:style>
  <w:style w:type="character" w:styleId="CommentReference">
    <w:name w:val="annotation reference"/>
    <w:basedOn w:val="DefaultParagraphFont"/>
    <w:rsid w:val="00D2751B"/>
    <w:rPr>
      <w:sz w:val="16"/>
      <w:szCs w:val="16"/>
    </w:rPr>
  </w:style>
  <w:style w:type="paragraph" w:styleId="CommentText">
    <w:name w:val="annotation text"/>
    <w:basedOn w:val="Normal"/>
    <w:link w:val="CommentTextChar"/>
    <w:rsid w:val="00D2751B"/>
  </w:style>
  <w:style w:type="character" w:customStyle="1" w:styleId="CommentTextChar">
    <w:name w:val="Comment Text Char"/>
    <w:basedOn w:val="DefaultParagraphFont"/>
    <w:link w:val="CommentText"/>
    <w:rsid w:val="00D2751B"/>
    <w:rPr>
      <w:rFonts w:ascii="Arial" w:hAnsi="Arial"/>
    </w:rPr>
  </w:style>
  <w:style w:type="paragraph" w:styleId="CommentSubject">
    <w:name w:val="annotation subject"/>
    <w:basedOn w:val="CommentText"/>
    <w:next w:val="CommentText"/>
    <w:link w:val="CommentSubjectChar"/>
    <w:rsid w:val="00D2751B"/>
    <w:rPr>
      <w:b/>
      <w:bCs/>
    </w:rPr>
  </w:style>
  <w:style w:type="character" w:customStyle="1" w:styleId="CommentSubjectChar">
    <w:name w:val="Comment Subject Char"/>
    <w:basedOn w:val="CommentTextChar"/>
    <w:link w:val="CommentSubject"/>
    <w:rsid w:val="00D2751B"/>
    <w:rPr>
      <w:rFonts w:ascii="Arial" w:hAnsi="Arial"/>
      <w:b/>
      <w:bCs/>
    </w:rPr>
  </w:style>
  <w:style w:type="paragraph" w:styleId="Revision">
    <w:name w:val="Revision"/>
    <w:hidden/>
    <w:uiPriority w:val="99"/>
    <w:semiHidden/>
    <w:rsid w:val="009E270F"/>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8704809">
      <w:bodyDiv w:val="1"/>
      <w:marLeft w:val="0"/>
      <w:marRight w:val="0"/>
      <w:marTop w:val="0"/>
      <w:marBottom w:val="0"/>
      <w:divBdr>
        <w:top w:val="none" w:sz="0" w:space="0" w:color="auto"/>
        <w:left w:val="none" w:sz="0" w:space="0" w:color="auto"/>
        <w:bottom w:val="none" w:sz="0" w:space="0" w:color="auto"/>
        <w:right w:val="none" w:sz="0" w:space="0" w:color="auto"/>
      </w:divBdr>
    </w:div>
    <w:div w:id="212515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1\schwab\LOKALE~1\Temp\KIT_Brief_Word_2007-5.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79B48444FA311438BD754031B3AB63C" ma:contentTypeVersion="16" ma:contentTypeDescription="Ein neues Dokument erstellen." ma:contentTypeScope="" ma:versionID="2d2c8cb42a7abae8f633cdd82f2faa83">
  <xsd:schema xmlns:xsd="http://www.w3.org/2001/XMLSchema" xmlns:xs="http://www.w3.org/2001/XMLSchema" xmlns:p="http://schemas.microsoft.com/office/2006/metadata/properties" xmlns:ns3="aabc3516-0e69-4b30-b79f-2bfb4e9bc46f" xmlns:ns4="ca820802-f4e1-4077-9301-11723b7f50f4" targetNamespace="http://schemas.microsoft.com/office/2006/metadata/properties" ma:root="true" ma:fieldsID="69124d06369c390b47ba465e400cc1df" ns3:_="" ns4:_="">
    <xsd:import namespace="aabc3516-0e69-4b30-b79f-2bfb4e9bc46f"/>
    <xsd:import namespace="ca820802-f4e1-4077-9301-11723b7f50f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c3516-0e69-4b30-b79f-2bfb4e9bc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820802-f4e1-4077-9301-11723b7f50f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abc3516-0e69-4b30-b79f-2bfb4e9bc46f" xsi:nil="true"/>
  </documentManagement>
</p:properties>
</file>

<file path=customXml/itemProps1.xml><?xml version="1.0" encoding="utf-8"?>
<ds:datastoreItem xmlns:ds="http://schemas.openxmlformats.org/officeDocument/2006/customXml" ds:itemID="{6A026121-B3A6-4FA6-BBBD-9ADBBFC11EC6}">
  <ds:schemaRefs>
    <ds:schemaRef ds:uri="http://schemas.microsoft.com/sharepoint/v3/contenttype/forms"/>
  </ds:schemaRefs>
</ds:datastoreItem>
</file>

<file path=customXml/itemProps2.xml><?xml version="1.0" encoding="utf-8"?>
<ds:datastoreItem xmlns:ds="http://schemas.openxmlformats.org/officeDocument/2006/customXml" ds:itemID="{849631A0-27D5-4A6C-A441-1BE6CEA39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c3516-0e69-4b30-b79f-2bfb4e9bc46f"/>
    <ds:schemaRef ds:uri="ca820802-f4e1-4077-9301-11723b7f5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4BD4CA-93E9-45E1-9100-67364633A910}">
  <ds:schemaRefs>
    <ds:schemaRef ds:uri="http://schemas.microsoft.com/office/2006/metadata/properties"/>
    <ds:schemaRef ds:uri="http://schemas.microsoft.com/office/infopath/2007/PartnerControls"/>
    <ds:schemaRef ds:uri="aabc3516-0e69-4b30-b79f-2bfb4e9bc46f"/>
  </ds:schemaRefs>
</ds:datastoreItem>
</file>

<file path=docProps/app.xml><?xml version="1.0" encoding="utf-8"?>
<Properties xmlns="http://schemas.openxmlformats.org/officeDocument/2006/extended-properties" xmlns:vt="http://schemas.openxmlformats.org/officeDocument/2006/docPropsVTypes">
  <Template>C:\DOKUME~1\schwab\LOKALE~1\Temp\KIT_Brief_Word_2007-5.dotm</Template>
  <TotalTime>14</TotalTime>
  <Pages>2</Pages>
  <Words>496</Words>
  <Characters>2832</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Externe Briefvorlage für alle Bereiche</vt:lpstr>
      <vt:lpstr>Externe Briefvorlage für alle Bereiche</vt:lpstr>
    </vt:vector>
  </TitlesOfParts>
  <Company>KIT</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Externe Briefvorlage für alle Bereiche</dc:title>
  <dc:creator>Melanie Schwab</dc:creator>
  <cp:lastModifiedBy>Jan-Felix Klein</cp:lastModifiedBy>
  <cp:revision>3</cp:revision>
  <cp:lastPrinted>2025-09-09T08:25:00Z</cp:lastPrinted>
  <dcterms:created xsi:type="dcterms:W3CDTF">2026-07-30T05:45:00Z</dcterms:created>
  <dcterms:modified xsi:type="dcterms:W3CDTF">2026-07-30T06:00:00Z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0x010100579B48444FA311438BD754031B3AB63C</vt:lpwstr>
  </property>
</Properties>
</file>